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33B1" w14:textId="77777777" w:rsidR="00ED5264" w:rsidRDefault="000B5DEE">
      <w:pPr>
        <w:pStyle w:val="Title"/>
      </w:pPr>
      <w:r>
        <w:t>BIT 4107 – Mobile Application Development</w:t>
      </w:r>
    </w:p>
    <w:p w14:paraId="140DF6BA" w14:textId="77777777" w:rsidR="00ED5264" w:rsidRDefault="000B5DEE">
      <w:r>
        <w:t>ENHANCED PROFESSIONAL STUDENT LOGBOOK</w:t>
      </w:r>
    </w:p>
    <w:p w14:paraId="76BF06D9" w14:textId="124438A9" w:rsidR="00ED5264" w:rsidRDefault="000B5DEE">
      <w:r>
        <w:t xml:space="preserve">Student Name: </w:t>
      </w:r>
      <w:ins w:id="0" w:author="Emmanuel" w:date="2026-06-10T11:39:00Z" w16du:dateUtc="2026-06-10T08:39:00Z">
        <w:r>
          <w:t>_____</w:t>
        </w:r>
      </w:ins>
      <w:proofErr w:type="spellStart"/>
      <w:r w:rsidR="005814D1">
        <w:t>Emmanueli</w:t>
      </w:r>
      <w:proofErr w:type="spellEnd"/>
      <w:r w:rsidR="005814D1">
        <w:t xml:space="preserve"> Muriuki</w:t>
      </w:r>
      <w:ins w:id="1" w:author="Emmanuel" w:date="2026-06-10T11:39:00Z" w16du:dateUtc="2026-06-10T08:39:00Z">
        <w:r>
          <w:t>_________________________</w:t>
        </w:r>
      </w:ins>
      <w:del w:id="2" w:author="Emmanuel" w:date="2026-06-10T11:39:00Z" w16du:dateUtc="2026-06-10T08:39:00Z">
        <w:r>
          <w:delText>_______</w:delText>
        </w:r>
        <w:r w:rsidR="005814D1">
          <w:delText>EMMANUELI MURIUKI</w:delText>
        </w:r>
        <w:r>
          <w:delText>_______________________</w:delText>
        </w:r>
      </w:del>
    </w:p>
    <w:p w14:paraId="1976A566" w14:textId="4773C022" w:rsidR="00ED5264" w:rsidRDefault="000B5DEE">
      <w:r>
        <w:t xml:space="preserve">Admission Number: </w:t>
      </w:r>
      <w:ins w:id="3" w:author="Emmanuel" w:date="2026-06-10T11:39:00Z" w16du:dateUtc="2026-06-10T08:39:00Z">
        <w:r>
          <w:t>______</w:t>
        </w:r>
      </w:ins>
      <w:r w:rsidR="005814D1">
        <w:t>Bit/2024/61120</w:t>
      </w:r>
      <w:ins w:id="4" w:author="Emmanuel" w:date="2026-06-10T11:39:00Z" w16du:dateUtc="2026-06-10T08:39:00Z">
        <w:r>
          <w:t>________________________</w:t>
        </w:r>
      </w:ins>
      <w:del w:id="5" w:author="Emmanuel" w:date="2026-06-10T11:39:00Z" w16du:dateUtc="2026-06-10T08:39:00Z">
        <w:r>
          <w:delText>_____________</w:delText>
        </w:r>
        <w:r w:rsidR="005814D1">
          <w:delText>BIT/2024/61120</w:delText>
        </w:r>
        <w:r>
          <w:delText>_________________</w:delText>
        </w:r>
      </w:del>
    </w:p>
    <w:p w14:paraId="77B4098D" w14:textId="0C90BE7E" w:rsidR="00ED5264" w:rsidRDefault="000B5DEE">
      <w:r>
        <w:t xml:space="preserve">School/Faculty: </w:t>
      </w:r>
      <w:ins w:id="6" w:author="Emmanuel" w:date="2026-06-10T11:39:00Z" w16du:dateUtc="2026-06-10T08:39:00Z">
        <w:r>
          <w:t>_________</w:t>
        </w:r>
      </w:ins>
      <w:r>
        <w:t>Computing And informatics</w:t>
      </w:r>
      <w:ins w:id="7" w:author="Emmanuel" w:date="2026-06-10T11:39:00Z" w16du:dateUtc="2026-06-10T08:39:00Z">
        <w:r>
          <w:t>_____________________</w:t>
        </w:r>
      </w:ins>
      <w:del w:id="8" w:author="Emmanuel" w:date="2026-06-10T11:39:00Z" w16du:dateUtc="2026-06-10T08:39:00Z">
        <w:r>
          <w:delText>___________</w:delText>
        </w:r>
        <w:r w:rsidR="005814D1">
          <w:delText>COMPUTING AND INFORMATICS</w:delText>
        </w:r>
        <w:r>
          <w:delText>___________________</w:delText>
        </w:r>
      </w:del>
    </w:p>
    <w:p w14:paraId="71F1E112" w14:textId="10303976" w:rsidR="002E1072" w:rsidRDefault="000B5DEE">
      <w:pPr>
        <w:rPr>
          <w:ins w:id="9" w:author="Emmanuel" w:date="2026-06-10T11:39:00Z" w16du:dateUtc="2026-06-10T08:39:00Z"/>
        </w:rPr>
      </w:pPr>
      <w:proofErr w:type="spellStart"/>
      <w:ins w:id="10" w:author="Emmanuel" w:date="2026-06-10T11:39:00Z" w16du:dateUtc="2026-06-10T08:39:00Z">
        <w:r>
          <w:t>Programme</w:t>
        </w:r>
        <w:proofErr w:type="spellEnd"/>
        <w:r>
          <w:t>: _____________</w:t>
        </w:r>
      </w:ins>
      <w:r>
        <w:t>Bachelors of Science in Information Technology</w:t>
      </w:r>
      <w:ins w:id="11" w:author="Emmanuel" w:date="2026-06-10T11:39:00Z" w16du:dateUtc="2026-06-10T08:39:00Z">
        <w:r>
          <w:t>_________________</w:t>
        </w:r>
      </w:ins>
    </w:p>
    <w:p w14:paraId="50DF5BB6" w14:textId="0C539057" w:rsidR="00ED5264" w:rsidRDefault="000B5DEE">
      <w:pPr>
        <w:rPr>
          <w:del w:id="12" w:author="Emmanuel" w:date="2026-06-10T11:39:00Z" w16du:dateUtc="2026-06-10T08:39:00Z"/>
        </w:rPr>
      </w:pPr>
      <w:del w:id="13" w:author="Emmanuel" w:date="2026-06-10T11:39:00Z" w16du:dateUtc="2026-06-10T08:39:00Z">
        <w:r>
          <w:delText>Programme: ________</w:delText>
        </w:r>
        <w:r w:rsidR="005814D1">
          <w:delText>BACHELORS OF SCIENCE IN INFORMATION TECHNOLOGY</w:delText>
        </w:r>
        <w:r>
          <w:delText>______________________</w:delText>
        </w:r>
      </w:del>
    </w:p>
    <w:p w14:paraId="23CE27C4" w14:textId="6CEE9659" w:rsidR="00ED5264" w:rsidRDefault="000B5DEE">
      <w:r>
        <w:t xml:space="preserve">Academic Year: </w:t>
      </w:r>
      <w:ins w:id="14" w:author="Emmanuel" w:date="2026-06-10T11:39:00Z" w16du:dateUtc="2026-06-10T08:39:00Z">
        <w:r>
          <w:t>______</w:t>
        </w:r>
      </w:ins>
      <w:r>
        <w:t>2026</w:t>
      </w:r>
      <w:ins w:id="15" w:author="Emmanuel" w:date="2026-06-10T11:39:00Z" w16du:dateUtc="2026-06-10T08:39:00Z">
        <w:r>
          <w:t>________________________</w:t>
        </w:r>
      </w:ins>
      <w:del w:id="16" w:author="Emmanuel" w:date="2026-06-10T11:39:00Z" w16du:dateUtc="2026-06-10T08:39:00Z">
        <w:r>
          <w:delText>_________</w:delText>
        </w:r>
        <w:r w:rsidR="005814D1">
          <w:delText>2026</w:delText>
        </w:r>
        <w:r>
          <w:delText>_____________________</w:delText>
        </w:r>
      </w:del>
    </w:p>
    <w:p w14:paraId="36D84B18" w14:textId="11E6CEAD" w:rsidR="00ED5264" w:rsidRDefault="000B5DEE">
      <w:r>
        <w:t xml:space="preserve">Semester: </w:t>
      </w:r>
      <w:ins w:id="17" w:author="Emmanuel" w:date="2026-06-10T11:39:00Z" w16du:dateUtc="2026-06-10T08:39:00Z">
        <w:r>
          <w:t>_____</w:t>
        </w:r>
      </w:ins>
      <w:r>
        <w:t>May-August</w:t>
      </w:r>
      <w:ins w:id="18" w:author="Emmanuel" w:date="2026-06-10T11:39:00Z" w16du:dateUtc="2026-06-10T08:39:00Z">
        <w:r>
          <w:t>_________________________</w:t>
        </w:r>
      </w:ins>
      <w:del w:id="19" w:author="Emmanuel" w:date="2026-06-10T11:39:00Z" w16du:dateUtc="2026-06-10T08:39:00Z">
        <w:r>
          <w:delText>_______</w:delText>
        </w:r>
        <w:r w:rsidR="005814D1">
          <w:delText>MAY TO AUGUST</w:delText>
        </w:r>
        <w:r>
          <w:delText>_______________________</w:delText>
        </w:r>
      </w:del>
    </w:p>
    <w:p w14:paraId="22C596BC" w14:textId="0E9C96B1" w:rsidR="00ED5264" w:rsidRDefault="000B5DEE">
      <w:r>
        <w:t xml:space="preserve">Lecturer: </w:t>
      </w:r>
      <w:ins w:id="20" w:author="Emmanuel" w:date="2026-06-10T11:39:00Z" w16du:dateUtc="2026-06-10T08:39:00Z">
        <w:r>
          <w:t>______</w:t>
        </w:r>
      </w:ins>
      <w:r>
        <w:t>Michael Nyoro</w:t>
      </w:r>
      <w:ins w:id="21" w:author="Emmanuel" w:date="2026-06-10T11:39:00Z" w16du:dateUtc="2026-06-10T08:39:00Z">
        <w:r>
          <w:t>________________________</w:t>
        </w:r>
      </w:ins>
      <w:del w:id="22" w:author="Emmanuel" w:date="2026-06-10T11:39:00Z" w16du:dateUtc="2026-06-10T08:39:00Z">
        <w:r>
          <w:delText>________________</w:delText>
        </w:r>
        <w:r w:rsidR="005814D1">
          <w:delText>MICHAEL NYORO</w:delText>
        </w:r>
        <w:r>
          <w:delText>______________</w:delText>
        </w:r>
      </w:del>
    </w:p>
    <w:p w14:paraId="11347AEC" w14:textId="77226780" w:rsidR="00ED5264" w:rsidRDefault="000B5DEE">
      <w:r>
        <w:t xml:space="preserve">Phone Number: </w:t>
      </w:r>
      <w:ins w:id="23" w:author="Emmanuel" w:date="2026-06-10T11:39:00Z" w16du:dateUtc="2026-06-10T08:39:00Z">
        <w:r>
          <w:t>__</w:t>
        </w:r>
      </w:ins>
      <w:r>
        <w:t>0708789116</w:t>
      </w:r>
      <w:ins w:id="24" w:author="Emmanuel" w:date="2026-06-10T11:39:00Z" w16du:dateUtc="2026-06-10T08:39:00Z">
        <w:r>
          <w:t>____________________________</w:t>
        </w:r>
      </w:ins>
      <w:del w:id="25" w:author="Emmanuel" w:date="2026-06-10T11:39:00Z" w16du:dateUtc="2026-06-10T08:39:00Z">
        <w:r>
          <w:delText>_________</w:delText>
        </w:r>
        <w:r w:rsidR="005814D1">
          <w:delText>0708789116</w:delText>
        </w:r>
        <w:r>
          <w:delText>_____________________</w:delText>
        </w:r>
      </w:del>
    </w:p>
    <w:p w14:paraId="255C744C" w14:textId="77777777" w:rsidR="00ED5264" w:rsidRDefault="000B5DEE">
      <w:r>
        <w:br w:type="page"/>
      </w:r>
    </w:p>
    <w:p w14:paraId="66E642CD" w14:textId="77777777" w:rsidR="00ED5264" w:rsidRDefault="000B5DEE">
      <w:pPr>
        <w:pStyle w:val="Heading1"/>
      </w:pPr>
      <w:r>
        <w:lastRenderedPageBreak/>
        <w:t>Instructions</w:t>
      </w:r>
    </w:p>
    <w:p w14:paraId="2A9D9F58" w14:textId="77777777" w:rsidR="00ED5264" w:rsidRDefault="000B5DEE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7BF6C9E2" w14:textId="77777777" w:rsidR="00ED5264" w:rsidRDefault="000B5DEE">
      <w:r>
        <w:t>Each week to follow remarks in week 1 section.</w:t>
      </w:r>
    </w:p>
    <w:p w14:paraId="45ABD7EA" w14:textId="77777777" w:rsidR="00ED5264" w:rsidRDefault="00ED5264"/>
    <w:p w14:paraId="6C870CBD" w14:textId="77777777" w:rsidR="00ED5264" w:rsidRDefault="000B5DEE">
      <w:r>
        <w:t>Autogenerated Table of content</w:t>
      </w:r>
      <w:r>
        <w:br w:type="page"/>
      </w:r>
    </w:p>
    <w:p w14:paraId="14009B9C" w14:textId="77777777" w:rsidR="00ED5264" w:rsidRDefault="000B5DEE">
      <w:pPr>
        <w:pStyle w:val="Heading1"/>
      </w:pPr>
      <w:r>
        <w:lastRenderedPageBreak/>
        <w:t>Week 1: Introduction to Mobile Application Development</w:t>
      </w:r>
    </w:p>
    <w:p w14:paraId="765E6757" w14:textId="740F6E5B" w:rsidR="00ED5264" w:rsidRDefault="000B5DEE">
      <w:r>
        <w:br/>
      </w:r>
      <w:r w:rsidR="00816107">
        <w:t xml:space="preserve">Thika Varsity Mobile Application created using Kotlin </w:t>
      </w:r>
      <w:r>
        <w:br/>
      </w:r>
    </w:p>
    <w:p w14:paraId="1EAF733D" w14:textId="77777777" w:rsidR="00ED5264" w:rsidRDefault="000B5DEE">
      <w:r>
        <w:br/>
      </w:r>
    </w:p>
    <w:p w14:paraId="4BE49DBD" w14:textId="77777777" w:rsidR="00ED5264" w:rsidRDefault="000B5DEE">
      <w:pPr>
        <w:pStyle w:val="Heading2"/>
      </w:pPr>
      <w:r>
        <w:t>Practical Activities Undertaken</w:t>
      </w:r>
    </w:p>
    <w:p w14:paraId="1C842671" w14:textId="77777777" w:rsidR="00ED5264" w:rsidRDefault="000B5DEE">
      <w:r>
        <w:br/>
        <w:t xml:space="preserve">only screenshots needed and labeling </w:t>
      </w:r>
      <w:r>
        <w:br/>
        <w:t>Screenshots/Evidence Attached (Yes/No)</w:t>
      </w:r>
      <w:r>
        <w:br/>
      </w:r>
    </w:p>
    <w:p w14:paraId="14C37B2B" w14:textId="77777777" w:rsidR="00ED5264" w:rsidRDefault="000B5DEE">
      <w:pPr>
        <w:pStyle w:val="Heading2"/>
      </w:pPr>
      <w:r>
        <w:t>Tools/Software Used</w:t>
      </w:r>
    </w:p>
    <w:p w14:paraId="2A58EA5A" w14:textId="2EA79F33" w:rsidR="00ED5264" w:rsidRDefault="00925B32">
      <w:r>
        <w:t>Android studio</w:t>
      </w:r>
    </w:p>
    <w:p w14:paraId="66B80424" w14:textId="027AEC00" w:rsidR="005814D1" w:rsidRDefault="002F6F6E">
      <w:pPr>
        <w:rPr>
          <w:del w:id="26" w:author="Emmanuel" w:date="2026-06-10T11:39:00Z" w16du:dateUtc="2026-06-10T08:39:00Z"/>
        </w:rPr>
      </w:pPr>
      <w:r>
        <w:rPr>
          <w:noProof/>
        </w:rPr>
        <w:drawing>
          <wp:inline distT="0" distB="0" distL="0" distR="0" wp14:anchorId="40BC62BD" wp14:editId="0CEAFFC6">
            <wp:extent cx="3530600" cy="2171700"/>
            <wp:effectExtent l="0" t="0" r="0" b="0"/>
            <wp:docPr id="1025751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51106" name="Picture 1025751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del w:id="27" w:author="Emmanuel" w:date="2026-06-10T11:39:00Z" w16du:dateUtc="2026-06-10T08:39:00Z">
        <w:r w:rsidR="005814D1">
          <w:delText xml:space="preserve">Android Studio </w:delText>
        </w:r>
      </w:del>
    </w:p>
    <w:p w14:paraId="30234E58" w14:textId="2650B211" w:rsidR="00ED5264" w:rsidRDefault="005814D1">
      <w:del w:id="28" w:author="Emmanuel" w:date="2026-06-10T11:39:00Z" w16du:dateUtc="2026-06-10T08:39:00Z">
        <w:r>
          <w:rPr>
            <w:noProof/>
          </w:rPr>
          <w:drawing>
            <wp:inline distT="0" distB="0" distL="0" distR="0" wp14:anchorId="00CC0082" wp14:editId="4763E479">
              <wp:extent cx="5657850" cy="3187700"/>
              <wp:effectExtent l="0" t="0" r="0" b="0"/>
              <wp:docPr id="112016837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0168372" name="Picture 1120168372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7850" cy="3187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r w:rsidR="000B5DEE">
        <w:br/>
      </w:r>
    </w:p>
    <w:p w14:paraId="1206F3F9" w14:textId="25AFAE82" w:rsidR="00FC4DCF" w:rsidRPr="00CA74B7" w:rsidRDefault="00FC4DCF">
      <w:pPr>
        <w:rPr>
          <w:b/>
          <w:bCs/>
        </w:rPr>
      </w:pPr>
      <w:proofErr w:type="spellStart"/>
      <w:r w:rsidRPr="00CA74B7">
        <w:rPr>
          <w:b/>
          <w:bCs/>
        </w:rPr>
        <w:t>Supabase</w:t>
      </w:r>
      <w:proofErr w:type="spellEnd"/>
    </w:p>
    <w:p w14:paraId="33162C1B" w14:textId="2A7FC3A3" w:rsidR="00BF2793" w:rsidRDefault="00CA74B7">
      <w:r>
        <w:rPr>
          <w:noProof/>
        </w:rPr>
        <w:drawing>
          <wp:inline distT="0" distB="0" distL="0" distR="0" wp14:anchorId="02811D29" wp14:editId="7B9B087E">
            <wp:extent cx="5486400" cy="1914525"/>
            <wp:effectExtent l="0" t="0" r="0" b="9525"/>
            <wp:docPr id="628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046" name="Picture 628000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6307" w14:textId="77777777" w:rsidR="00ED5264" w:rsidRDefault="00ED5264"/>
    <w:p w14:paraId="5FC0F44F" w14:textId="77777777" w:rsidR="00ED5264" w:rsidRDefault="00ED5264">
      <w:pPr>
        <w:pStyle w:val="Heading2"/>
      </w:pPr>
    </w:p>
    <w:p w14:paraId="086962B4" w14:textId="77777777" w:rsidR="00ED5264" w:rsidRDefault="000B5DEE">
      <w:r>
        <w:br/>
      </w:r>
    </w:p>
    <w:p w14:paraId="4DFC4B5D" w14:textId="77777777" w:rsidR="00ED5264" w:rsidRDefault="000B5DEE">
      <w:r>
        <w:br/>
      </w:r>
      <w:r>
        <w:br/>
      </w:r>
      <w:r>
        <w:br/>
      </w:r>
    </w:p>
    <w:p w14:paraId="62E3FC8F" w14:textId="77777777" w:rsidR="00ED5264" w:rsidRPr="00FC4DCF" w:rsidRDefault="000B5DEE">
      <w:pPr>
        <w:pStyle w:val="Heading2"/>
        <w:rPr>
          <w:rFonts w:ascii="Times New Roman" w:hAnsi="Times New Roman" w:cs="Times New Roman"/>
        </w:rPr>
      </w:pPr>
      <w:r w:rsidRPr="00FC4DCF">
        <w:rPr>
          <w:rFonts w:ascii="Times New Roman" w:hAnsi="Times New Roman" w:cs="Times New Roman"/>
        </w:rPr>
        <w:t>Personal Reflection</w:t>
      </w:r>
    </w:p>
    <w:p w14:paraId="5F5CE89E" w14:textId="14AF2D05" w:rsidR="00ED5264" w:rsidRPr="00FC4DCF" w:rsidRDefault="00FC4DCF">
      <w:pPr>
        <w:rPr>
          <w:rFonts w:ascii="Times New Roman" w:hAnsi="Times New Roman" w:cs="Times New Roman"/>
        </w:rPr>
      </w:pPr>
      <w:r w:rsidRPr="00FC4DCF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e</w:t>
      </w:r>
      <w:r w:rsidRPr="00FC4DCF">
        <w:rPr>
          <w:rFonts w:ascii="Times New Roman" w:hAnsi="Times New Roman" w:cs="Times New Roman"/>
        </w:rPr>
        <w:t xml:space="preserve"> project challenged me </w:t>
      </w:r>
      <w:r>
        <w:rPr>
          <w:rFonts w:ascii="Times New Roman" w:hAnsi="Times New Roman" w:cs="Times New Roman"/>
        </w:rPr>
        <w:t>in</w:t>
      </w:r>
      <w:r w:rsidRPr="00FC4DCF">
        <w:rPr>
          <w:rFonts w:ascii="Times New Roman" w:hAnsi="Times New Roman" w:cs="Times New Roman"/>
        </w:rPr>
        <w:t xml:space="preserve"> integrat</w:t>
      </w:r>
      <w:r>
        <w:rPr>
          <w:rFonts w:ascii="Times New Roman" w:hAnsi="Times New Roman" w:cs="Times New Roman"/>
        </w:rPr>
        <w:t>ing</w:t>
      </w:r>
      <w:r w:rsidRPr="00FC4DCF">
        <w:rPr>
          <w:rFonts w:ascii="Times New Roman" w:hAnsi="Times New Roman" w:cs="Times New Roman"/>
        </w:rPr>
        <w:t xml:space="preserve"> complex features including M-Pesa payments, AI-powered recommendations, and a pin-drop navigation system. I overcame obstacles with Firebase auth, </w:t>
      </w:r>
      <w:proofErr w:type="spellStart"/>
      <w:r w:rsidRPr="00FC4DCF">
        <w:rPr>
          <w:rFonts w:ascii="Times New Roman" w:hAnsi="Times New Roman" w:cs="Times New Roman"/>
        </w:rPr>
        <w:t>Supabase</w:t>
      </w:r>
      <w:proofErr w:type="spellEnd"/>
      <w:r w:rsidRPr="00FC4DCF">
        <w:rPr>
          <w:rFonts w:ascii="Times New Roman" w:hAnsi="Times New Roman" w:cs="Times New Roman"/>
        </w:rPr>
        <w:t xml:space="preserve"> RLS policies, and </w:t>
      </w:r>
      <w:r>
        <w:rPr>
          <w:rFonts w:ascii="Times New Roman" w:hAnsi="Times New Roman" w:cs="Times New Roman"/>
        </w:rPr>
        <w:t xml:space="preserve">even </w:t>
      </w:r>
      <w:r w:rsidRPr="00FC4DCF">
        <w:rPr>
          <w:rFonts w:ascii="Times New Roman" w:hAnsi="Times New Roman" w:cs="Times New Roman"/>
        </w:rPr>
        <w:t>state management in Compose. Each challenge improved my debugging skills and deepened my understanding of modern Android development</w:t>
      </w:r>
      <w:r>
        <w:rPr>
          <w:rFonts w:ascii="Times New Roman" w:hAnsi="Times New Roman" w:cs="Times New Roman"/>
        </w:rPr>
        <w:t xml:space="preserve"> in this AI generation</w:t>
      </w:r>
      <w:r w:rsidRPr="00FC4DCF">
        <w:rPr>
          <w:rFonts w:ascii="Times New Roman" w:hAnsi="Times New Roman" w:cs="Times New Roman"/>
        </w:rPr>
        <w:t>.</w:t>
      </w:r>
      <w:r w:rsidR="000B5DEE" w:rsidRPr="00FC4DCF">
        <w:rPr>
          <w:rFonts w:ascii="Times New Roman" w:hAnsi="Times New Roman" w:cs="Times New Roman"/>
        </w:rPr>
        <w:br/>
      </w:r>
      <w:r w:rsidR="000B5DEE" w:rsidRPr="00FC4DCF">
        <w:rPr>
          <w:rFonts w:ascii="Times New Roman" w:hAnsi="Times New Roman" w:cs="Times New Roman"/>
        </w:rPr>
        <w:br/>
      </w:r>
      <w:r w:rsidR="000B5DEE" w:rsidRPr="00FC4DCF">
        <w:rPr>
          <w:rFonts w:ascii="Times New Roman" w:hAnsi="Times New Roman" w:cs="Times New Roman"/>
        </w:rPr>
        <w:br/>
      </w:r>
    </w:p>
    <w:p w14:paraId="0A54DA1B" w14:textId="77777777" w:rsidR="00ED5264" w:rsidRDefault="00ED5264">
      <w:pPr>
        <w:pStyle w:val="Heading2"/>
      </w:pPr>
    </w:p>
    <w:p w14:paraId="743FF614" w14:textId="77777777" w:rsidR="00ED5264" w:rsidRDefault="000B5DEE">
      <w:r>
        <w:br/>
      </w:r>
      <w:r>
        <w:br/>
      </w:r>
      <w:r>
        <w:br/>
      </w:r>
    </w:p>
    <w:p w14:paraId="537BA0FF" w14:textId="05A1C9FB" w:rsidR="00ED5264" w:rsidRDefault="000B5DEE" w:rsidP="00CA74B7">
      <w:pPr>
        <w:pStyle w:val="Heading1"/>
      </w:pPr>
      <w:r>
        <w:br/>
      </w:r>
      <w:r>
        <w:br/>
      </w:r>
      <w:r>
        <w:br/>
        <w:t>Week 2: Mobile Development Environment</w:t>
      </w:r>
    </w:p>
    <w:p w14:paraId="7D3D1A2C" w14:textId="2372CC18" w:rsidR="00CA74B7" w:rsidRPr="00CA74B7" w:rsidRDefault="00CA74B7" w:rsidP="00CA74B7">
      <w:r>
        <w:t>Emulator running hello world</w:t>
      </w:r>
    </w:p>
    <w:p w14:paraId="67932F51" w14:textId="77777777" w:rsidR="007F34DF" w:rsidRDefault="007F34DF" w:rsidP="00CA74B7">
      <w:pPr>
        <w:rPr>
          <w:noProof/>
        </w:rPr>
      </w:pPr>
    </w:p>
    <w:p w14:paraId="48F60134" w14:textId="13921DF0" w:rsidR="00CA74B7" w:rsidRDefault="00CA74B7" w:rsidP="00CA74B7">
      <w:r>
        <w:rPr>
          <w:noProof/>
        </w:rPr>
        <w:lastRenderedPageBreak/>
        <w:drawing>
          <wp:inline distT="0" distB="0" distL="0" distR="0" wp14:anchorId="5BF41851" wp14:editId="13AA295A">
            <wp:extent cx="5486400" cy="4537710"/>
            <wp:effectExtent l="0" t="0" r="0" b="0"/>
            <wp:docPr id="528516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16449" name="Picture 5285164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8678" w14:textId="77777777" w:rsidR="007F34DF" w:rsidRDefault="007F34DF" w:rsidP="007F34DF">
      <w:pPr>
        <w:keepNext/>
      </w:pPr>
      <w:r>
        <w:rPr>
          <w:b/>
          <w:bCs/>
        </w:rPr>
        <w:lastRenderedPageBreak/>
        <w:t xml:space="preserve"> </w:t>
      </w:r>
      <w:r>
        <w:rPr>
          <w:noProof/>
        </w:rPr>
        <w:drawing>
          <wp:inline distT="0" distB="0" distL="0" distR="0" wp14:anchorId="08E2BCC9" wp14:editId="7D7123E3">
            <wp:extent cx="4219575" cy="3895725"/>
            <wp:effectExtent l="0" t="0" r="9525" b="9525"/>
            <wp:docPr id="957511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11628" name="Picture 9575116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6" cy="389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285E" w14:textId="02572F0E" w:rsidR="00CA74B7" w:rsidRPr="00CA74B7" w:rsidRDefault="007F34DF" w:rsidP="007F34DF">
      <w:pPr>
        <w:pStyle w:val="Caption"/>
        <w:rPr>
          <w:b w:val="0"/>
          <w:bCs w:val="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Simple login</w:t>
      </w:r>
    </w:p>
    <w:p w14:paraId="25ACD056" w14:textId="088EDF7E" w:rsidR="00CA74B7" w:rsidRPr="00CA74B7" w:rsidRDefault="00CA74B7" w:rsidP="00CA74B7"/>
    <w:p w14:paraId="449B0EB4" w14:textId="77777777" w:rsidR="00ED5264" w:rsidRDefault="000B5DEE">
      <w:pPr>
        <w:pStyle w:val="Heading1"/>
      </w:pPr>
      <w:r>
        <w:t>Week 3: User Interface Design</w:t>
      </w:r>
    </w:p>
    <w:p w14:paraId="25CD62CC" w14:textId="0CEBDD97" w:rsidR="00925B32" w:rsidRDefault="00925B32">
      <w:pPr>
        <w:pStyle w:val="Heading2"/>
      </w:pPr>
      <w:r>
        <w:t>Figma Designs</w:t>
      </w:r>
    </w:p>
    <w:p w14:paraId="166C7BE9" w14:textId="77777777" w:rsidR="00AD24DF" w:rsidRDefault="00AD24DF" w:rsidP="00AD24DF">
      <w:pPr>
        <w:keepNext/>
      </w:pPr>
      <w:r>
        <w:rPr>
          <w:noProof/>
        </w:rPr>
        <w:drawing>
          <wp:inline distT="0" distB="0" distL="0" distR="0" wp14:anchorId="0383B49B" wp14:editId="34D9C004">
            <wp:extent cx="5486400" cy="2476500"/>
            <wp:effectExtent l="0" t="0" r="0" b="0"/>
            <wp:docPr id="1850063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63241" name="Picture 18500632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5203" w14:textId="4036FB0A" w:rsidR="00AD24DF" w:rsidRDefault="00AD24DF" w:rsidP="00AD24D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2</w:t>
      </w:r>
      <w:r>
        <w:fldChar w:fldCharType="end"/>
      </w:r>
      <w:r>
        <w:t xml:space="preserve"> Login Screen</w:t>
      </w:r>
    </w:p>
    <w:p w14:paraId="3D4A4321" w14:textId="1C3EB2E6" w:rsidR="00AD24DF" w:rsidRDefault="00AD24DF" w:rsidP="00AD24DF">
      <w:r>
        <w:rPr>
          <w:noProof/>
        </w:rPr>
        <w:lastRenderedPageBreak/>
        <w:drawing>
          <wp:inline distT="0" distB="0" distL="0" distR="0" wp14:anchorId="2C61F28E" wp14:editId="44A2F2A0">
            <wp:extent cx="5324475" cy="2505075"/>
            <wp:effectExtent l="0" t="0" r="9525" b="9525"/>
            <wp:docPr id="901725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5669" name="Picture 9017256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D61B" w14:textId="2A3742F6" w:rsidR="00AD24DF" w:rsidRPr="00AD24DF" w:rsidRDefault="00AD24DF" w:rsidP="00AD24DF"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3</w:t>
      </w:r>
      <w:r>
        <w:fldChar w:fldCharType="end"/>
      </w:r>
      <w:r>
        <w:t xml:space="preserve"> Home Screen</w:t>
      </w:r>
    </w:p>
    <w:p w14:paraId="01E4D549" w14:textId="77777777" w:rsidR="00AD24DF" w:rsidRDefault="00AD24DF" w:rsidP="00AD24DF">
      <w:pPr>
        <w:keepNext/>
      </w:pPr>
      <w:r>
        <w:rPr>
          <w:noProof/>
        </w:rPr>
        <w:drawing>
          <wp:inline distT="0" distB="0" distL="0" distR="0" wp14:anchorId="32426BE8" wp14:editId="52D0D693">
            <wp:extent cx="5486400" cy="2276475"/>
            <wp:effectExtent l="0" t="0" r="0" b="9525"/>
            <wp:docPr id="1152349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9922" name="Picture 11523499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FDCA" w14:textId="53C425B5" w:rsidR="00925B32" w:rsidRDefault="00AD24DF" w:rsidP="00AD24D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4</w:t>
      </w:r>
      <w:r>
        <w:fldChar w:fldCharType="end"/>
      </w:r>
      <w:r>
        <w:t xml:space="preserve"> Profile Screen</w:t>
      </w:r>
    </w:p>
    <w:p w14:paraId="29BA0CED" w14:textId="7C14E2C7" w:rsidR="00AD24DF" w:rsidRDefault="00AD24DF"/>
    <w:p w14:paraId="3763ED32" w14:textId="293D433E" w:rsidR="00AD24DF" w:rsidRDefault="00AD24DF">
      <w:r>
        <w:rPr>
          <w:noProof/>
        </w:rPr>
        <w:drawing>
          <wp:inline distT="0" distB="0" distL="0" distR="0" wp14:anchorId="2E4964BC" wp14:editId="3B8E885C">
            <wp:extent cx="5486400" cy="2162175"/>
            <wp:effectExtent l="0" t="0" r="0" b="9525"/>
            <wp:docPr id="1001633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3128" name="Picture 10016331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8CE1" w14:textId="68FAC883" w:rsidR="00AD24DF" w:rsidRDefault="00AD24DF" w:rsidP="00AD24DF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5</w:t>
      </w:r>
      <w:r>
        <w:fldChar w:fldCharType="end"/>
      </w:r>
      <w:r>
        <w:t xml:space="preserve"> Student Exchange for second hand</w:t>
      </w:r>
    </w:p>
    <w:p w14:paraId="0E5E9466" w14:textId="77777777" w:rsidR="00AD24DF" w:rsidRDefault="00AD24DF" w:rsidP="00AD24DF">
      <w:pPr>
        <w:keepNext/>
      </w:pPr>
      <w:r>
        <w:rPr>
          <w:noProof/>
        </w:rPr>
        <w:drawing>
          <wp:inline distT="0" distB="0" distL="0" distR="0" wp14:anchorId="59C1261B" wp14:editId="61A0475A">
            <wp:extent cx="5486400" cy="2209800"/>
            <wp:effectExtent l="0" t="0" r="0" b="0"/>
            <wp:docPr id="17558128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12865" name="Picture 17558128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9379" w14:textId="5BE3C598" w:rsidR="00AD24DF" w:rsidRDefault="00AD24DF" w:rsidP="00AD24D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6</w:t>
      </w:r>
      <w:r>
        <w:fldChar w:fldCharType="end"/>
      </w:r>
      <w:r>
        <w:t xml:space="preserve"> Product Details</w:t>
      </w:r>
    </w:p>
    <w:p w14:paraId="6BE15430" w14:textId="0E95C4A3" w:rsidR="00ED5264" w:rsidRDefault="000B5DEE" w:rsidP="002F6F6E">
      <w:pPr>
        <w:pStyle w:val="Heading1"/>
      </w:pPr>
      <w:r>
        <w:t>Week 4: Event Handling and User Interaction</w:t>
      </w:r>
    </w:p>
    <w:p w14:paraId="5FD7AAF0" w14:textId="77777777" w:rsidR="002F6F6E" w:rsidRDefault="000B5DEE" w:rsidP="002F6F6E">
      <w:pPr>
        <w:keepNext/>
      </w:pPr>
      <w:r>
        <w:br/>
      </w:r>
      <w:r w:rsidR="002F6F6E">
        <w:rPr>
          <w:noProof/>
        </w:rPr>
        <w:drawing>
          <wp:inline distT="0" distB="0" distL="0" distR="0" wp14:anchorId="4466EEAA" wp14:editId="529B3DC5">
            <wp:extent cx="3390900" cy="4394200"/>
            <wp:effectExtent l="0" t="0" r="0" b="6350"/>
            <wp:docPr id="8795145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14573" name="Picture 87951457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7" cy="439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A71B" w14:textId="41C419BA" w:rsidR="002F6F6E" w:rsidRDefault="002F6F6E" w:rsidP="002F6F6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7</w:t>
      </w:r>
      <w:r>
        <w:fldChar w:fldCharType="end"/>
      </w:r>
      <w:r>
        <w:t xml:space="preserve"> User interacting with system using Text </w:t>
      </w:r>
      <w:proofErr w:type="gramStart"/>
      <w:r>
        <w:t>field</w:t>
      </w:r>
      <w:r>
        <w:rPr>
          <w:noProof/>
        </w:rPr>
        <w:t xml:space="preserve">  and</w:t>
      </w:r>
      <w:proofErr w:type="gramEnd"/>
      <w:r>
        <w:rPr>
          <w:noProof/>
        </w:rPr>
        <w:t xml:space="preserve"> Button</w:t>
      </w:r>
    </w:p>
    <w:p w14:paraId="2751F8B6" w14:textId="742F90EC" w:rsidR="00ED5264" w:rsidRDefault="000B5DEE">
      <w:r>
        <w:lastRenderedPageBreak/>
        <w:br/>
      </w:r>
      <w:r>
        <w:br/>
      </w:r>
    </w:p>
    <w:p w14:paraId="0EBF16EB" w14:textId="77777777" w:rsidR="00ED5264" w:rsidRDefault="000B5DEE">
      <w:r>
        <w:br/>
      </w:r>
      <w:r>
        <w:br/>
      </w:r>
    </w:p>
    <w:p w14:paraId="53DEDCB5" w14:textId="77777777" w:rsidR="00ED5264" w:rsidRDefault="00ED5264"/>
    <w:p w14:paraId="35B314EC" w14:textId="0E4361C5" w:rsidR="00925B32" w:rsidRDefault="000B5DEE" w:rsidP="00925B32">
      <w:pPr>
        <w:pStyle w:val="Heading1"/>
      </w:pPr>
      <w:r>
        <w:t>Week 5: Data Management</w:t>
      </w:r>
    </w:p>
    <w:p w14:paraId="0D2603C5" w14:textId="791B0E7E" w:rsidR="00925B32" w:rsidRDefault="00925B32" w:rsidP="00925B32">
      <w:r>
        <w:t xml:space="preserve">Preference datastore for simple </w:t>
      </w:r>
      <w:proofErr w:type="spellStart"/>
      <w:r>
        <w:t>rememberMe</w:t>
      </w:r>
      <w:proofErr w:type="spellEnd"/>
    </w:p>
    <w:p w14:paraId="3AA75B35" w14:textId="7A0AE1F8" w:rsidR="00925B32" w:rsidRDefault="00816107" w:rsidP="00925B32">
      <w:r>
        <w:rPr>
          <w:noProof/>
        </w:rPr>
        <w:drawing>
          <wp:inline distT="0" distB="0" distL="0" distR="0" wp14:anchorId="0E8BDEAF" wp14:editId="3BBD3B5F">
            <wp:extent cx="3335011" cy="3945890"/>
            <wp:effectExtent l="0" t="0" r="0" b="0"/>
            <wp:docPr id="7637962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96278" name="Picture 76379627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6548" cy="398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F481" w14:textId="77777777" w:rsidR="00925B32" w:rsidRDefault="00925B32" w:rsidP="00925B32"/>
    <w:p w14:paraId="5D8508B0" w14:textId="77777777" w:rsidR="00925B32" w:rsidRDefault="00925B32" w:rsidP="00925B32"/>
    <w:p w14:paraId="668F28B9" w14:textId="07A06FEF" w:rsidR="00925B32" w:rsidRDefault="00925B32" w:rsidP="00925B32">
      <w:proofErr w:type="spellStart"/>
      <w:r>
        <w:lastRenderedPageBreak/>
        <w:t>Supabase</w:t>
      </w:r>
      <w:proofErr w:type="spellEnd"/>
      <w:r>
        <w:t xml:space="preserve"> for cloud storage</w:t>
      </w:r>
      <w:r>
        <w:rPr>
          <w:noProof/>
        </w:rPr>
        <w:drawing>
          <wp:inline distT="0" distB="0" distL="0" distR="0" wp14:anchorId="30F2DFB1" wp14:editId="44206A28">
            <wp:extent cx="5486400" cy="1882398"/>
            <wp:effectExtent l="0" t="0" r="0" b="3810"/>
            <wp:docPr id="158024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42614" name="Picture 15802426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47B1" w14:textId="0934DEA3" w:rsidR="00925B32" w:rsidRPr="00925B32" w:rsidRDefault="00925B32" w:rsidP="00925B32"/>
    <w:p w14:paraId="57F05058" w14:textId="367A73FE" w:rsidR="00ED5264" w:rsidRDefault="000B5DEE" w:rsidP="002F6F6E">
      <w:pPr>
        <w:pStyle w:val="Heading1"/>
      </w:pPr>
      <w:r>
        <w:t>Week 6: Networking and APIs</w:t>
      </w:r>
    </w:p>
    <w:p w14:paraId="394730D0" w14:textId="49DA03B1" w:rsidR="00ED5264" w:rsidRDefault="009D0784">
      <w:pPr>
        <w:pStyle w:val="Heading2"/>
      </w:pPr>
      <w:r>
        <w:t>Internet permission</w:t>
      </w:r>
    </w:p>
    <w:p w14:paraId="569E19B4" w14:textId="743E6444" w:rsidR="009D0784" w:rsidRDefault="009D0784">
      <w:r>
        <w:rPr>
          <w:noProof/>
        </w:rPr>
        <w:drawing>
          <wp:inline distT="0" distB="0" distL="0" distR="0" wp14:anchorId="1893E6FC" wp14:editId="07FB65BE">
            <wp:extent cx="5486400" cy="591820"/>
            <wp:effectExtent l="0" t="0" r="0" b="0"/>
            <wp:docPr id="1527777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77845" name="Picture 15277778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DEE">
        <w:br/>
      </w:r>
      <w:r>
        <w:t xml:space="preserve">Internet was required to enable database </w:t>
      </w:r>
      <w:proofErr w:type="gramStart"/>
      <w:r>
        <w:t>connection ,</w:t>
      </w:r>
      <w:proofErr w:type="gramEnd"/>
      <w:r>
        <w:t xml:space="preserve"> map </w:t>
      </w:r>
      <w:proofErr w:type="spellStart"/>
      <w:r>
        <w:t>api</w:t>
      </w:r>
      <w:proofErr w:type="spellEnd"/>
      <w:r>
        <w:t xml:space="preserve"> and </w:t>
      </w:r>
      <w:proofErr w:type="spellStart"/>
      <w:r>
        <w:t>mpesa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which were used for </w:t>
      </w:r>
      <w:proofErr w:type="spellStart"/>
      <w:r>
        <w:t>api</w:t>
      </w:r>
      <w:proofErr w:type="spellEnd"/>
      <w:r>
        <w:t xml:space="preserve"> </w:t>
      </w:r>
    </w:p>
    <w:p w14:paraId="54250EAF" w14:textId="2B3D05AC" w:rsidR="00BF2793" w:rsidRDefault="00BF2793">
      <w:r>
        <w:rPr>
          <w:noProof/>
        </w:rPr>
        <w:lastRenderedPageBreak/>
        <w:drawing>
          <wp:inline distT="0" distB="0" distL="0" distR="0" wp14:anchorId="5F0F542D" wp14:editId="0FAA387E">
            <wp:extent cx="5486400" cy="6388100"/>
            <wp:effectExtent l="0" t="0" r="0" b="0"/>
            <wp:docPr id="10103463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6398" name="Picture 101034639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1B82" w14:textId="77777777" w:rsidR="00BF2793" w:rsidRDefault="00BF2793"/>
    <w:p w14:paraId="109D40EA" w14:textId="77777777" w:rsidR="009D0784" w:rsidRDefault="009D0784" w:rsidP="009D0784">
      <w:pPr>
        <w:keepNext/>
      </w:pPr>
      <w:r>
        <w:rPr>
          <w:noProof/>
        </w:rPr>
        <w:lastRenderedPageBreak/>
        <w:drawing>
          <wp:inline distT="0" distB="0" distL="0" distR="0" wp14:anchorId="59338965" wp14:editId="332B47A8">
            <wp:extent cx="5486400" cy="2686050"/>
            <wp:effectExtent l="0" t="0" r="0" b="0"/>
            <wp:docPr id="336920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0065" name="Picture 33692006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9699" w14:textId="1F6D8AE1" w:rsidR="009D0784" w:rsidRDefault="009D0784" w:rsidP="009D078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8</w:t>
      </w:r>
      <w:r>
        <w:fldChar w:fldCharType="end"/>
      </w:r>
      <w:r>
        <w:t xml:space="preserve"> </w:t>
      </w:r>
      <w:proofErr w:type="spellStart"/>
      <w:r>
        <w:t>Mpesa</w:t>
      </w:r>
      <w:proofErr w:type="spellEnd"/>
      <w:r>
        <w:t xml:space="preserve"> </w:t>
      </w:r>
      <w:proofErr w:type="spellStart"/>
      <w:r>
        <w:t>Stk</w:t>
      </w:r>
      <w:proofErr w:type="spellEnd"/>
      <w:r>
        <w:t xml:space="preserve"> from Daraja Api</w:t>
      </w:r>
    </w:p>
    <w:p w14:paraId="5A2CCC2C" w14:textId="77777777" w:rsidR="002F6F6E" w:rsidRDefault="009D0784" w:rsidP="002F6F6E">
      <w:pPr>
        <w:pStyle w:val="Caption"/>
        <w:keepNext/>
      </w:pPr>
      <w:r>
        <w:rPr>
          <w:noProof/>
        </w:rPr>
        <w:drawing>
          <wp:inline distT="0" distB="0" distL="0" distR="0" wp14:anchorId="629B3ED6" wp14:editId="2A3AF0AC">
            <wp:extent cx="5486400" cy="2667000"/>
            <wp:effectExtent l="0" t="0" r="0" b="0"/>
            <wp:docPr id="1470048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48774" name="Picture 147004877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A507" w14:textId="54D8892D" w:rsidR="009D0784" w:rsidRDefault="002F6F6E" w:rsidP="002F6F6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9</w:t>
      </w:r>
      <w:r>
        <w:fldChar w:fldCharType="end"/>
      </w:r>
      <w:r>
        <w:t xml:space="preserve"> Google map using Google Map api</w:t>
      </w:r>
    </w:p>
    <w:p w14:paraId="7BD1A5CA" w14:textId="516D290D" w:rsidR="009D0784" w:rsidRPr="009D0784" w:rsidRDefault="009D0784" w:rsidP="009D0784"/>
    <w:p w14:paraId="7B28642A" w14:textId="1E68D492" w:rsidR="00ED5264" w:rsidRDefault="000B5DEE">
      <w:r>
        <w:br/>
      </w:r>
    </w:p>
    <w:p w14:paraId="57979FD5" w14:textId="77777777" w:rsidR="00ED5264" w:rsidRDefault="00ED5264"/>
    <w:p w14:paraId="6EDBA2E4" w14:textId="624ECCC2" w:rsidR="00ED5264" w:rsidRDefault="000B5DEE">
      <w:r>
        <w:br/>
      </w:r>
      <w:r>
        <w:br/>
      </w:r>
    </w:p>
    <w:p w14:paraId="27C645FD" w14:textId="340C6AC8" w:rsidR="00ED5264" w:rsidRDefault="000B5DEE">
      <w:r>
        <w:lastRenderedPageBreak/>
        <w:br/>
      </w:r>
    </w:p>
    <w:p w14:paraId="7C77CB74" w14:textId="77777777" w:rsidR="00ED5264" w:rsidRDefault="000B5DEE">
      <w:pPr>
        <w:pStyle w:val="Heading1"/>
      </w:pPr>
      <w:r>
        <w:t>Week 7: Application Architecture</w:t>
      </w:r>
    </w:p>
    <w:p w14:paraId="1AC52B76" w14:textId="77777777" w:rsidR="00ED5264" w:rsidRDefault="000B5DEE">
      <w:pPr>
        <w:pStyle w:val="Heading2"/>
      </w:pPr>
      <w:r>
        <w:t>Same as week 1</w:t>
      </w:r>
    </w:p>
    <w:p w14:paraId="19210D56" w14:textId="77777777" w:rsidR="00ED5264" w:rsidRDefault="000B5DEE">
      <w:r>
        <w:br/>
      </w:r>
      <w:r>
        <w:br/>
      </w:r>
    </w:p>
    <w:p w14:paraId="240949F3" w14:textId="77777777" w:rsidR="00ED5264" w:rsidRDefault="000B5DEE">
      <w:r>
        <w:br/>
      </w:r>
      <w:r>
        <w:br/>
      </w:r>
    </w:p>
    <w:p w14:paraId="1366C17A" w14:textId="77777777" w:rsidR="00ED5264" w:rsidRDefault="00ED5264">
      <w:pPr>
        <w:pStyle w:val="Heading2"/>
      </w:pPr>
    </w:p>
    <w:p w14:paraId="681922C2" w14:textId="77777777" w:rsidR="00ED5264" w:rsidRDefault="000B5DEE">
      <w:r>
        <w:br/>
      </w:r>
      <w:r>
        <w:br/>
      </w:r>
      <w:r>
        <w:br/>
      </w:r>
    </w:p>
    <w:p w14:paraId="27576A95" w14:textId="77777777" w:rsidR="00ED5264" w:rsidRDefault="000B5DEE">
      <w:r>
        <w:br w:type="page"/>
      </w:r>
    </w:p>
    <w:p w14:paraId="5FA0A481" w14:textId="77777777" w:rsidR="00ED5264" w:rsidRDefault="000B5DEE">
      <w:pPr>
        <w:pStyle w:val="Heading1"/>
      </w:pPr>
      <w:r>
        <w:lastRenderedPageBreak/>
        <w:t>Week 8:  Project Planning</w:t>
      </w:r>
    </w:p>
    <w:p w14:paraId="30D3C28E" w14:textId="77777777" w:rsidR="00ED5264" w:rsidRDefault="000B5DEE">
      <w:r>
        <w:br/>
      </w:r>
      <w:r>
        <w:br/>
      </w:r>
      <w:r>
        <w:br/>
      </w:r>
    </w:p>
    <w:p w14:paraId="46DB8552" w14:textId="77777777" w:rsidR="00ED5264" w:rsidRDefault="00ED5264">
      <w:pPr>
        <w:pStyle w:val="Heading2"/>
      </w:pPr>
    </w:p>
    <w:p w14:paraId="6E967C6B" w14:textId="77777777" w:rsidR="00ED5264" w:rsidRDefault="000B5DEE">
      <w:r>
        <w:br/>
      </w:r>
      <w:r>
        <w:br/>
      </w:r>
      <w:r>
        <w:br/>
      </w:r>
    </w:p>
    <w:p w14:paraId="1E3008B6" w14:textId="77777777" w:rsidR="00ED5264" w:rsidRDefault="000B5DEE">
      <w:r>
        <w:br w:type="page"/>
      </w:r>
    </w:p>
    <w:p w14:paraId="33CB0110" w14:textId="77777777" w:rsidR="00ED5264" w:rsidRDefault="000B5DEE">
      <w:pPr>
        <w:pStyle w:val="Heading1"/>
      </w:pPr>
      <w:r>
        <w:lastRenderedPageBreak/>
        <w:t>Week 9: Device Features and Sensors</w:t>
      </w:r>
    </w:p>
    <w:p w14:paraId="0DF49F94" w14:textId="77777777" w:rsidR="00ED5264" w:rsidRDefault="000B5DEE">
      <w:pPr>
        <w:pStyle w:val="Heading2"/>
      </w:pPr>
      <w:r>
        <w:t>Same as week 1</w:t>
      </w:r>
    </w:p>
    <w:p w14:paraId="7C9A9F4B" w14:textId="77777777" w:rsidR="00ED5264" w:rsidRDefault="000B5DEE">
      <w:r>
        <w:br/>
      </w:r>
      <w:r>
        <w:br/>
      </w:r>
    </w:p>
    <w:p w14:paraId="52DDF8BB" w14:textId="77777777" w:rsidR="00ED5264" w:rsidRDefault="00ED5264">
      <w:pPr>
        <w:pStyle w:val="Heading2"/>
      </w:pPr>
    </w:p>
    <w:p w14:paraId="289BFAC6" w14:textId="77777777" w:rsidR="00ED5264" w:rsidRDefault="000B5DEE">
      <w:r>
        <w:br/>
      </w:r>
      <w:r>
        <w:br/>
      </w:r>
      <w:r>
        <w:br/>
      </w:r>
    </w:p>
    <w:p w14:paraId="02F0336F" w14:textId="77777777" w:rsidR="00ED5264" w:rsidRDefault="000B5DEE">
      <w:r>
        <w:br w:type="page"/>
      </w:r>
    </w:p>
    <w:p w14:paraId="53F1D0F6" w14:textId="77777777" w:rsidR="00ED5264" w:rsidRDefault="000B5DEE">
      <w:pPr>
        <w:pStyle w:val="Heading1"/>
      </w:pPr>
      <w:r>
        <w:lastRenderedPageBreak/>
        <w:t>Week 10: Notifications and Background Services</w:t>
      </w:r>
    </w:p>
    <w:p w14:paraId="7EEA4A94" w14:textId="77777777" w:rsidR="00ED5264" w:rsidRDefault="000B5DEE">
      <w:pPr>
        <w:pStyle w:val="Heading2"/>
      </w:pPr>
      <w:r>
        <w:t>Same as week 1</w:t>
      </w:r>
    </w:p>
    <w:p w14:paraId="7D3BFF1B" w14:textId="77777777" w:rsidR="00ED5264" w:rsidRDefault="000B5DEE">
      <w:r>
        <w:br/>
      </w:r>
      <w:r>
        <w:br/>
      </w:r>
      <w:r>
        <w:br/>
      </w:r>
    </w:p>
    <w:p w14:paraId="01B6AC05" w14:textId="77777777" w:rsidR="00ED5264" w:rsidRDefault="000B5DEE">
      <w:r>
        <w:br/>
      </w:r>
      <w:r>
        <w:br/>
      </w:r>
    </w:p>
    <w:p w14:paraId="57F1DD02" w14:textId="77777777" w:rsidR="00ED5264" w:rsidRDefault="00ED5264">
      <w:pPr>
        <w:pStyle w:val="Heading2"/>
      </w:pPr>
    </w:p>
    <w:p w14:paraId="74B88179" w14:textId="77777777" w:rsidR="00ED5264" w:rsidRDefault="000B5DEE">
      <w:r>
        <w:br/>
      </w:r>
      <w:r>
        <w:br/>
      </w:r>
      <w:r>
        <w:br/>
      </w:r>
    </w:p>
    <w:p w14:paraId="654BF771" w14:textId="77777777" w:rsidR="00ED5264" w:rsidRDefault="000B5DEE">
      <w:r>
        <w:br w:type="page"/>
      </w:r>
    </w:p>
    <w:p w14:paraId="2E6086E3" w14:textId="77777777" w:rsidR="00ED5264" w:rsidRDefault="000B5DEE">
      <w:pPr>
        <w:pStyle w:val="Heading1"/>
      </w:pPr>
      <w:r>
        <w:lastRenderedPageBreak/>
        <w:t>Week 11: Mobile Security</w:t>
      </w:r>
    </w:p>
    <w:p w14:paraId="48238E54" w14:textId="77777777" w:rsidR="00ED5264" w:rsidRDefault="000B5DEE">
      <w:pPr>
        <w:pStyle w:val="Heading2"/>
      </w:pPr>
      <w:r>
        <w:t>Same as week 1</w:t>
      </w:r>
    </w:p>
    <w:p w14:paraId="1717FA85" w14:textId="77777777" w:rsidR="00ED5264" w:rsidRDefault="000B5DEE">
      <w:r>
        <w:br/>
      </w:r>
      <w:r>
        <w:br/>
      </w:r>
      <w:r>
        <w:br/>
      </w:r>
    </w:p>
    <w:p w14:paraId="0DF2772B" w14:textId="77777777" w:rsidR="00ED5264" w:rsidRDefault="00ED5264"/>
    <w:p w14:paraId="29D25E9A" w14:textId="77777777" w:rsidR="00ED5264" w:rsidRDefault="000B5DEE">
      <w:pPr>
        <w:pStyle w:val="Heading1"/>
      </w:pPr>
      <w:r>
        <w:t>Week 12: Testing and Debugging</w:t>
      </w:r>
    </w:p>
    <w:p w14:paraId="0683F358" w14:textId="77777777" w:rsidR="00ED5264" w:rsidRDefault="000B5DEE">
      <w:pPr>
        <w:pStyle w:val="Heading2"/>
      </w:pPr>
      <w:r>
        <w:t>Same as week 1</w:t>
      </w:r>
    </w:p>
    <w:p w14:paraId="0F1B2FB1" w14:textId="77777777" w:rsidR="00ED5264" w:rsidRDefault="000B5DEE">
      <w:r>
        <w:br/>
      </w:r>
      <w:r>
        <w:br/>
      </w:r>
      <w:r>
        <w:br/>
      </w:r>
    </w:p>
    <w:p w14:paraId="21016009" w14:textId="77777777" w:rsidR="00ED5264" w:rsidRDefault="00ED5264"/>
    <w:p w14:paraId="4CCDFEBA" w14:textId="77777777" w:rsidR="00ED5264" w:rsidRDefault="000B5DEE">
      <w:pPr>
        <w:pStyle w:val="Heading1"/>
      </w:pPr>
      <w:r>
        <w:t>Week 13: Application Deployment</w:t>
      </w:r>
    </w:p>
    <w:p w14:paraId="15B20E06" w14:textId="77777777" w:rsidR="00ED5264" w:rsidRDefault="000B5DEE">
      <w:pPr>
        <w:pStyle w:val="Heading2"/>
      </w:pPr>
      <w:r>
        <w:t>Same as week 1</w:t>
      </w:r>
    </w:p>
    <w:p w14:paraId="6AD0B798" w14:textId="77777777" w:rsidR="00ED5264" w:rsidRDefault="000B5DEE">
      <w:r>
        <w:br/>
      </w:r>
      <w:r>
        <w:br/>
      </w:r>
      <w:r>
        <w:br/>
      </w:r>
    </w:p>
    <w:p w14:paraId="642043FE" w14:textId="77777777" w:rsidR="00ED5264" w:rsidRDefault="00ED5264"/>
    <w:p w14:paraId="44DD5831" w14:textId="77777777" w:rsidR="00ED5264" w:rsidRDefault="000B5DEE">
      <w:pPr>
        <w:pStyle w:val="Heading1"/>
      </w:pPr>
      <w:r>
        <w:t>Week 14: Final Project Presentation</w:t>
      </w:r>
    </w:p>
    <w:p w14:paraId="7A8D1F5F" w14:textId="77777777" w:rsidR="00ED5264" w:rsidRDefault="000B5DEE">
      <w:pPr>
        <w:pStyle w:val="Heading2"/>
      </w:pPr>
      <w:r>
        <w:t>Same as week 1</w:t>
      </w:r>
    </w:p>
    <w:p w14:paraId="12F97BF8" w14:textId="77777777" w:rsidR="00ED5264" w:rsidRDefault="000B5DEE">
      <w:r>
        <w:br/>
      </w:r>
      <w:r>
        <w:br/>
      </w:r>
      <w:r>
        <w:br/>
      </w:r>
    </w:p>
    <w:p w14:paraId="0815A7B3" w14:textId="77777777" w:rsidR="00ED5264" w:rsidRDefault="00ED5264"/>
    <w:p w14:paraId="41CF1FE5" w14:textId="77777777" w:rsidR="00ED5264" w:rsidRDefault="000B5DEE">
      <w:pPr>
        <w:pStyle w:val="Heading1"/>
      </w:pPr>
      <w:r>
        <w:lastRenderedPageBreak/>
        <w:t>Semester Project Tracking</w:t>
      </w:r>
    </w:p>
    <w:p w14:paraId="420771ED" w14:textId="77777777" w:rsidR="00ED5264" w:rsidRDefault="000B5DEE">
      <w:pPr>
        <w:pStyle w:val="Heading2"/>
      </w:pPr>
      <w:r>
        <w:t>Project Title</w:t>
      </w:r>
    </w:p>
    <w:p w14:paraId="32AA73DB" w14:textId="77777777" w:rsidR="00ED5264" w:rsidRDefault="000B5DEE">
      <w:r>
        <w:br/>
      </w:r>
      <w:r>
        <w:br/>
      </w:r>
    </w:p>
    <w:p w14:paraId="502B5B78" w14:textId="77777777" w:rsidR="00ED5264" w:rsidRDefault="000B5DEE">
      <w:pPr>
        <w:pStyle w:val="Heading2"/>
      </w:pPr>
      <w:r>
        <w:t>Project Objectives</w:t>
      </w:r>
    </w:p>
    <w:p w14:paraId="2A60EC4D" w14:textId="77777777" w:rsidR="00ED5264" w:rsidRDefault="000B5DEE">
      <w:r>
        <w:br/>
      </w:r>
      <w:r>
        <w:br/>
      </w:r>
    </w:p>
    <w:p w14:paraId="63561A6A" w14:textId="77777777" w:rsidR="00ED5264" w:rsidRDefault="000B5DEE">
      <w:pPr>
        <w:pStyle w:val="Heading2"/>
      </w:pPr>
      <w:r>
        <w:t>Project Requirements</w:t>
      </w:r>
    </w:p>
    <w:p w14:paraId="7940498B" w14:textId="77777777" w:rsidR="00ED5264" w:rsidRDefault="000B5DEE">
      <w:r>
        <w:br/>
      </w:r>
      <w:r>
        <w:br/>
      </w:r>
    </w:p>
    <w:p w14:paraId="32524F0F" w14:textId="77777777" w:rsidR="00ED5264" w:rsidRDefault="000B5DEE">
      <w:pPr>
        <w:pStyle w:val="Heading2"/>
      </w:pPr>
      <w:r>
        <w:t>Development Milestones</w:t>
      </w:r>
    </w:p>
    <w:p w14:paraId="1AAFCC24" w14:textId="77777777" w:rsidR="00ED5264" w:rsidRDefault="000B5DEE">
      <w:r>
        <w:br/>
      </w:r>
      <w:r>
        <w:br/>
      </w:r>
    </w:p>
    <w:p w14:paraId="653744D0" w14:textId="77777777" w:rsidR="00ED5264" w:rsidRDefault="000B5DEE">
      <w:pPr>
        <w:pStyle w:val="Heading2"/>
      </w:pPr>
      <w:r>
        <w:t>Testing Results</w:t>
      </w:r>
    </w:p>
    <w:p w14:paraId="1457C132" w14:textId="77777777" w:rsidR="00ED5264" w:rsidRDefault="000B5DEE">
      <w:r>
        <w:br/>
      </w:r>
      <w:r>
        <w:br/>
      </w:r>
    </w:p>
    <w:p w14:paraId="059B68A5" w14:textId="77777777" w:rsidR="00ED5264" w:rsidRDefault="000B5DEE">
      <w:pPr>
        <w:pStyle w:val="Heading2"/>
      </w:pPr>
      <w:r>
        <w:t>Lessons Learned</w:t>
      </w:r>
    </w:p>
    <w:p w14:paraId="360A2E60" w14:textId="77777777" w:rsidR="00ED5264" w:rsidRDefault="000B5DEE">
      <w:r>
        <w:br/>
      </w:r>
      <w:r>
        <w:br/>
      </w:r>
    </w:p>
    <w:p w14:paraId="3FA1E7B3" w14:textId="77777777" w:rsidR="00ED5264" w:rsidRDefault="000B5DEE">
      <w:pPr>
        <w:pStyle w:val="Heading2"/>
      </w:pPr>
      <w:r>
        <w:t>Future Improvements</w:t>
      </w:r>
    </w:p>
    <w:p w14:paraId="41429B2A" w14:textId="77777777" w:rsidR="00ED5264" w:rsidRDefault="000B5DEE">
      <w:r>
        <w:br/>
      </w:r>
      <w:r>
        <w:br/>
      </w:r>
    </w:p>
    <w:p w14:paraId="33476BA2" w14:textId="77777777" w:rsidR="00ED5264" w:rsidRDefault="000B5DEE">
      <w:r>
        <w:br w:type="page"/>
      </w:r>
    </w:p>
    <w:p w14:paraId="55F8E35E" w14:textId="77777777" w:rsidR="00ED5264" w:rsidRDefault="000B5DEE">
      <w:pPr>
        <w:pStyle w:val="Heading1"/>
      </w:pPr>
      <w:r>
        <w:lastRenderedPageBreak/>
        <w:t>End of Semester Reflection</w:t>
      </w:r>
    </w:p>
    <w:p w14:paraId="48376BDC" w14:textId="77777777" w:rsidR="00ED5264" w:rsidRDefault="000B5DEE">
      <w:pPr>
        <w:pStyle w:val="Heading2"/>
      </w:pPr>
      <w:r>
        <w:t>Summary of Skills Acquired</w:t>
      </w:r>
    </w:p>
    <w:p w14:paraId="1131A12E" w14:textId="77777777" w:rsidR="00ED5264" w:rsidRDefault="000B5DEE">
      <w:r>
        <w:br/>
      </w:r>
      <w:r>
        <w:br/>
      </w:r>
    </w:p>
    <w:p w14:paraId="3801156A" w14:textId="77777777" w:rsidR="00ED5264" w:rsidRDefault="000B5DEE">
      <w:pPr>
        <w:pStyle w:val="Heading2"/>
      </w:pPr>
      <w:r>
        <w:t>Most Interesting Topic</w:t>
      </w:r>
    </w:p>
    <w:p w14:paraId="1C9F43B9" w14:textId="77777777" w:rsidR="00ED5264" w:rsidRDefault="000B5DEE">
      <w:r>
        <w:br/>
      </w:r>
      <w:r>
        <w:br/>
      </w:r>
    </w:p>
    <w:p w14:paraId="24F5DD3C" w14:textId="77777777" w:rsidR="00ED5264" w:rsidRDefault="000B5DEE">
      <w:pPr>
        <w:pStyle w:val="Heading2"/>
      </w:pPr>
      <w:r>
        <w:t>Major Challenges Faced</w:t>
      </w:r>
    </w:p>
    <w:p w14:paraId="07351626" w14:textId="77777777" w:rsidR="00ED5264" w:rsidRDefault="000B5DEE">
      <w:r>
        <w:br/>
      </w:r>
      <w:r>
        <w:br/>
      </w:r>
    </w:p>
    <w:p w14:paraId="1A9F70FF" w14:textId="77777777" w:rsidR="00ED5264" w:rsidRDefault="000B5DEE">
      <w:pPr>
        <w:pStyle w:val="Heading2"/>
      </w:pPr>
      <w:r>
        <w:t>How Challenges Were Overcome</w:t>
      </w:r>
    </w:p>
    <w:p w14:paraId="71BE9B29" w14:textId="77777777" w:rsidR="00ED5264" w:rsidRDefault="000B5DEE">
      <w:r>
        <w:br/>
      </w:r>
      <w:r>
        <w:br/>
      </w:r>
    </w:p>
    <w:p w14:paraId="38535A66" w14:textId="77777777" w:rsidR="00ED5264" w:rsidRDefault="000B5DEE">
      <w:pPr>
        <w:pStyle w:val="Heading2"/>
      </w:pPr>
      <w:r>
        <w:t>Professional Growth Achieved</w:t>
      </w:r>
    </w:p>
    <w:p w14:paraId="70BFC11C" w14:textId="77777777" w:rsidR="00ED5264" w:rsidRDefault="000B5DEE">
      <w:r>
        <w:br/>
      </w:r>
      <w:r>
        <w:br/>
      </w:r>
    </w:p>
    <w:p w14:paraId="07604902" w14:textId="77777777" w:rsidR="00ED5264" w:rsidRDefault="000B5DEE">
      <w:pPr>
        <w:pStyle w:val="Heading2"/>
      </w:pPr>
      <w:r>
        <w:t>Overall Course Experience</w:t>
      </w:r>
    </w:p>
    <w:p w14:paraId="13DD92B1" w14:textId="77777777" w:rsidR="00ED5264" w:rsidRDefault="000B5DEE">
      <w:r>
        <w:br/>
      </w:r>
      <w:r>
        <w:br/>
      </w:r>
    </w:p>
    <w:p w14:paraId="36515649" w14:textId="77777777" w:rsidR="00ED5264" w:rsidRDefault="000B5DEE">
      <w:pPr>
        <w:pStyle w:val="Heading1"/>
      </w:pPr>
      <w:r>
        <w:t>Final Approval</w:t>
      </w:r>
    </w:p>
    <w:p w14:paraId="6967FB05" w14:textId="77777777" w:rsidR="00ED5264" w:rsidRDefault="000B5DEE">
      <w:r>
        <w:t>Student Name: __________________________</w:t>
      </w:r>
    </w:p>
    <w:p w14:paraId="5515DA1D" w14:textId="77777777" w:rsidR="00ED5264" w:rsidRDefault="000B5DEE">
      <w:r>
        <w:t>Student Signature: ______________________</w:t>
      </w:r>
    </w:p>
    <w:p w14:paraId="425D6892" w14:textId="77777777" w:rsidR="00ED5264" w:rsidRDefault="000B5DEE">
      <w:r>
        <w:t>Date: _________________________________</w:t>
      </w:r>
    </w:p>
    <w:p w14:paraId="1481814F" w14:textId="77777777" w:rsidR="00ED5264" w:rsidRDefault="000B5DEE">
      <w:r>
        <w:t>Lecturer Name: _________________________</w:t>
      </w:r>
    </w:p>
    <w:p w14:paraId="474A6620" w14:textId="77777777" w:rsidR="00ED5264" w:rsidRDefault="000B5DEE">
      <w:r>
        <w:t>Lecturer Remarks: _____________________</w:t>
      </w:r>
    </w:p>
    <w:p w14:paraId="0C3CBCD5" w14:textId="77777777" w:rsidR="00ED5264" w:rsidRDefault="000B5DEE">
      <w:r>
        <w:t>Date: _________________________________</w:t>
      </w:r>
    </w:p>
    <w:sectPr w:rsidR="00ED5264">
      <w:headerReference w:type="default" r:id="rId24"/>
      <w:footerReference w:type="default" r:id="rId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E51D2" w14:textId="77777777" w:rsidR="001835A8" w:rsidRDefault="001835A8">
      <w:pPr>
        <w:spacing w:line="240" w:lineRule="auto"/>
      </w:pPr>
      <w:r>
        <w:separator/>
      </w:r>
    </w:p>
  </w:endnote>
  <w:endnote w:type="continuationSeparator" w:id="0">
    <w:p w14:paraId="66C8CE9A" w14:textId="77777777" w:rsidR="001835A8" w:rsidRDefault="0018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07AD" w14:textId="77777777" w:rsidR="005814D1" w:rsidRDefault="00581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04F44" w14:textId="77777777" w:rsidR="001835A8" w:rsidRDefault="001835A8">
      <w:pPr>
        <w:spacing w:after="0"/>
      </w:pPr>
      <w:r>
        <w:separator/>
      </w:r>
    </w:p>
  </w:footnote>
  <w:footnote w:type="continuationSeparator" w:id="0">
    <w:p w14:paraId="5B5C9CE0" w14:textId="77777777" w:rsidR="001835A8" w:rsidRDefault="001835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CDE7" w14:textId="77777777" w:rsidR="005814D1" w:rsidRDefault="005814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00000003"/>
    <w:multiLevelType w:val="singleLevel"/>
    <w:tmpl w:val="00000003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00000005"/>
    <w:multiLevelType w:val="singleLevel"/>
    <w:tmpl w:val="00000005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00000006"/>
    <w:multiLevelType w:val="singleLevel"/>
    <w:tmpl w:val="00000006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0000007"/>
    <w:multiLevelType w:val="singleLevel"/>
    <w:tmpl w:val="00000007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00000008"/>
    <w:multiLevelType w:val="singleLevel"/>
    <w:tmpl w:val="00000008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92237613">
    <w:abstractNumId w:val="5"/>
  </w:num>
  <w:num w:numId="2" w16cid:durableId="2009748418">
    <w:abstractNumId w:val="3"/>
  </w:num>
  <w:num w:numId="3" w16cid:durableId="753480897">
    <w:abstractNumId w:val="2"/>
  </w:num>
  <w:num w:numId="4" w16cid:durableId="1363704961">
    <w:abstractNumId w:val="4"/>
  </w:num>
  <w:num w:numId="5" w16cid:durableId="1998341107">
    <w:abstractNumId w:val="1"/>
  </w:num>
  <w:num w:numId="6" w16cid:durableId="2131051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5264"/>
    <w:rsid w:val="000B50AF"/>
    <w:rsid w:val="000B5DEE"/>
    <w:rsid w:val="001835A8"/>
    <w:rsid w:val="001E662F"/>
    <w:rsid w:val="002E1072"/>
    <w:rsid w:val="002F6F6E"/>
    <w:rsid w:val="004C188B"/>
    <w:rsid w:val="00564646"/>
    <w:rsid w:val="005814D1"/>
    <w:rsid w:val="0070608E"/>
    <w:rsid w:val="007F34DF"/>
    <w:rsid w:val="00816107"/>
    <w:rsid w:val="00925B32"/>
    <w:rsid w:val="009D0784"/>
    <w:rsid w:val="00A766B3"/>
    <w:rsid w:val="00AD24DF"/>
    <w:rsid w:val="00BA5343"/>
    <w:rsid w:val="00BF2793"/>
    <w:rsid w:val="00CA74B7"/>
    <w:rsid w:val="00D9192B"/>
    <w:rsid w:val="00ED5264"/>
    <w:rsid w:val="00FC4DCF"/>
    <w:rsid w:val="2B6C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278F5"/>
  <w15:docId w15:val="{1CACAA00-0A45-4420-813D-C199EFD0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lang w:val="en-KE" w:eastAsia="en-K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 w:qFormat="1"/>
    <w:lsdException w:name="footer" w:uiPriority="99" w:qFormat="1"/>
    <w:lsdException w:name="caption" w:uiPriority="35" w:qFormat="1"/>
    <w:lsdException w:name="macro" w:uiPriority="99"/>
    <w:lsdException w:name="List" w:uiPriority="99" w:qFormat="1"/>
    <w:lsdException w:name="List Bullet" w:uiPriority="99" w:qFormat="1"/>
    <w:lsdException w:name="List Number" w:uiPriority="99"/>
    <w:lsdException w:name="List 2" w:uiPriority="99" w:qFormat="1"/>
    <w:lsdException w:name="List 3" w:uiPriority="99" w:qFormat="1"/>
    <w:lsdException w:name="List Bullet 2" w:uiPriority="99" w:qFormat="1"/>
    <w:lsdException w:name="List Bullet 3" w:uiPriority="99"/>
    <w:lsdException w:name="List Number 2" w:uiPriority="99"/>
    <w:lsdException w:name="List Number 3" w:uiPriority="99"/>
    <w:lsdException w:name="Title" w:uiPriority="10" w:qFormat="1"/>
    <w:lsdException w:name="Default Paragraph Font" w:uiPriority="1" w:qFormat="1"/>
    <w:lsdException w:name="Body Text" w:uiPriority="99" w:qFormat="1"/>
    <w:lsdException w:name="List Continue" w:uiPriority="99"/>
    <w:lsdException w:name="List Continue 2" w:uiPriority="99"/>
    <w:lsdException w:name="List Continue 3" w:uiPriority="99"/>
    <w:lsdException w:name="Subtitle" w:uiPriority="11" w:qFormat="1"/>
    <w:lsdException w:name="Body Text 2" w:uiPriority="99" w:qFormat="1"/>
    <w:lsdException w:name="Body Text 3" w:uiPriority="99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qFormat/>
    <w:pPr>
      <w:ind w:left="360" w:hanging="360"/>
      <w:contextualSpacing/>
    </w:pPr>
  </w:style>
  <w:style w:type="paragraph" w:styleId="List2">
    <w:name w:val="List 2"/>
    <w:basedOn w:val="Normal"/>
    <w:uiPriority w:val="99"/>
    <w:qFormat/>
    <w:pPr>
      <w:ind w:left="720" w:hanging="360"/>
      <w:contextualSpacing/>
    </w:pPr>
  </w:style>
  <w:style w:type="paragraph" w:styleId="List3">
    <w:name w:val="List 3"/>
    <w:basedOn w:val="Normal"/>
    <w:uiPriority w:val="99"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/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/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/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/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/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/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/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/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/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/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/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/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" w:eastAsia="MS Gothic" w:hAnsi="Calibri" w:cs="SimSun"/>
      <w:b/>
      <w:bCs/>
      <w:color w:val="4F81BD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8080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qFormat/>
    <w:pPr>
      <w:outlineLvl w:val="9"/>
    </w:pPr>
  </w:style>
  <w:style w:type="paragraph" w:styleId="Revision">
    <w:name w:val="Revision"/>
    <w:hidden/>
    <w:uiPriority w:val="99"/>
    <w:unhideWhenUsed/>
    <w:rsid w:val="005814D1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19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Emmanuel Muriuki</cp:lastModifiedBy>
  <cp:revision>3</cp:revision>
  <dcterms:created xsi:type="dcterms:W3CDTF">2013-12-23T23:15:00Z</dcterms:created>
  <dcterms:modified xsi:type="dcterms:W3CDTF">2026-06-15T17:08:00Z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13CC8CAEFE0643C39883C817F942676C_13</vt:lpwstr>
  </property>
  <property fmtid="{D5CDD505-2E9C-101B-9397-08002B2CF9AE}" pid="3" name="KSOProductBuildVer">
    <vt:lpwstr>1033-12.1.0.26880</vt:lpwstr>
  </property>
</Properties>
</file>