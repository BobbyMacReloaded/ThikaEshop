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EDB7" w14:textId="77777777" w:rsidR="002C6BA8" w:rsidRDefault="001375AD">
      <w:pPr>
        <w:pStyle w:val="Title"/>
      </w:pPr>
      <w:r>
        <w:t>BIT 4107 – Mobile Application Development</w:t>
      </w:r>
    </w:p>
    <w:p w14:paraId="1CDE6F6E" w14:textId="77777777" w:rsidR="002C6BA8" w:rsidRDefault="001375AD">
      <w:r>
        <w:t>ENHANCED PROFESSIONAL STUDENT LOGBOOK</w:t>
      </w:r>
    </w:p>
    <w:p w14:paraId="1C65A2A9" w14:textId="77777777" w:rsidR="002C6BA8" w:rsidRDefault="001375AD">
      <w:r>
        <w:t xml:space="preserve">Student Name: </w:t>
      </w:r>
      <w:ins w:id="0" w:author="Emmanuel" w:date="2026-06-10T11:39:00Z">
        <w:r>
          <w:t>_____</w:t>
        </w:r>
      </w:ins>
      <w:r>
        <w:t>Emmanueli Muriuki</w:t>
      </w:r>
      <w:ins w:id="1" w:author="Emmanuel" w:date="2026-06-10T11:39:00Z">
        <w:r>
          <w:t>_________________________</w:t>
        </w:r>
      </w:ins>
      <w:del w:id="2" w:author="Emmanuel" w:date="2026-06-10T11:39:00Z">
        <w:r w:rsidDel="91113A4B">
          <w:delText>_______EMMANUELI MURIUKI_______________________</w:delText>
        </w:r>
      </w:del>
    </w:p>
    <w:p w14:paraId="021DDCC1" w14:textId="77777777" w:rsidR="002C6BA8" w:rsidRDefault="001375AD">
      <w:r>
        <w:t xml:space="preserve">Admission Number: </w:t>
      </w:r>
      <w:ins w:id="3" w:author="Emmanuel" w:date="2026-06-10T11:39:00Z">
        <w:r>
          <w:t>______</w:t>
        </w:r>
      </w:ins>
      <w:r>
        <w:t>Bit/2024/61120</w:t>
      </w:r>
      <w:ins w:id="4" w:author="Emmanuel" w:date="2026-06-10T11:39:00Z">
        <w:r>
          <w:t>________________________</w:t>
        </w:r>
      </w:ins>
      <w:del w:id="5" w:author="Emmanuel" w:date="2026-06-10T11:39:00Z">
        <w:r w:rsidDel="CDDF5360">
          <w:delText>_____________BIT/2024/61120_________________</w:delText>
        </w:r>
      </w:del>
    </w:p>
    <w:p w14:paraId="4EAA83CC" w14:textId="77777777" w:rsidR="002C6BA8" w:rsidRDefault="001375AD">
      <w:r>
        <w:t xml:space="preserve">School/Faculty: </w:t>
      </w:r>
      <w:ins w:id="6" w:author="Emmanuel" w:date="2026-06-10T11:39:00Z">
        <w:r>
          <w:t>_________</w:t>
        </w:r>
      </w:ins>
      <w:r>
        <w:t>Computing And informatics</w:t>
      </w:r>
      <w:ins w:id="7" w:author="Emmanuel" w:date="2026-06-10T11:39:00Z">
        <w:r>
          <w:t>_____________________</w:t>
        </w:r>
      </w:ins>
      <w:del w:id="8" w:author="Emmanuel" w:date="2026-06-10T11:39:00Z">
        <w:r w:rsidDel="8A14C83A">
          <w:delText>___________COMPUTING AND INFORMATICS___________________</w:delText>
        </w:r>
      </w:del>
    </w:p>
    <w:p w14:paraId="7E8EFEFA" w14:textId="77777777" w:rsidR="002C6BA8" w:rsidRDefault="001375AD">
      <w:pPr>
        <w:rPr>
          <w:ins w:id="9" w:author="Emmanuel" w:date="2026-06-10T11:39:00Z"/>
        </w:rPr>
      </w:pPr>
      <w:ins w:id="10" w:author="Emmanuel" w:date="2026-06-10T11:39:00Z">
        <w:r>
          <w:t>Programme: _____________</w:t>
        </w:r>
      </w:ins>
      <w:r>
        <w:t>Bachelors of Science in Information Technology</w:t>
      </w:r>
      <w:ins w:id="11" w:author="Emmanuel" w:date="2026-06-10T11:39:00Z">
        <w:r>
          <w:t>_________________</w:t>
        </w:r>
      </w:ins>
    </w:p>
    <w:p w14:paraId="4ED8B3CE" w14:textId="77777777" w:rsidR="002C6BA8" w:rsidRDefault="001375AD">
      <w:pPr>
        <w:rPr>
          <w:del w:id="12" w:author="Emmanuel" w:date="2026-06-10T11:39:00Z"/>
        </w:rPr>
      </w:pPr>
      <w:del w:id="13" w:author="Emmanuel" w:date="2026-06-10T11:39:00Z">
        <w:r w:rsidDel="82D62DBD">
          <w:delText>Programme: ________BACHELORS OF SCIENCE IN INFORMATION TECHNOLOGY______________________</w:delText>
        </w:r>
      </w:del>
    </w:p>
    <w:p w14:paraId="6A76D0C2" w14:textId="77777777" w:rsidR="002C6BA8" w:rsidRDefault="001375AD">
      <w:r>
        <w:t xml:space="preserve">Academic Year: </w:t>
      </w:r>
      <w:ins w:id="14" w:author="Emmanuel" w:date="2026-06-10T11:39:00Z">
        <w:r>
          <w:t>______</w:t>
        </w:r>
      </w:ins>
      <w:r>
        <w:t>2026</w:t>
      </w:r>
      <w:ins w:id="15" w:author="Emmanuel" w:date="2026-06-10T11:39:00Z">
        <w:r>
          <w:t>________________________</w:t>
        </w:r>
      </w:ins>
      <w:del w:id="16" w:author="Emmanuel" w:date="2026-06-10T11:39:00Z">
        <w:r w:rsidDel="BB447AA4">
          <w:delText>_________2026_____________________</w:delText>
        </w:r>
      </w:del>
    </w:p>
    <w:p w14:paraId="6B338408" w14:textId="77777777" w:rsidR="002C6BA8" w:rsidRDefault="001375AD">
      <w:r>
        <w:t xml:space="preserve">Semester: </w:t>
      </w:r>
      <w:ins w:id="17" w:author="Emmanuel" w:date="2026-06-10T11:39:00Z">
        <w:r>
          <w:t>_____</w:t>
        </w:r>
      </w:ins>
      <w:r>
        <w:t>May-August</w:t>
      </w:r>
      <w:ins w:id="18" w:author="Emmanuel" w:date="2026-06-10T11:39:00Z">
        <w:r>
          <w:t>_________________________</w:t>
        </w:r>
      </w:ins>
      <w:del w:id="19" w:author="Emmanuel" w:date="2026-06-10T11:39:00Z">
        <w:r w:rsidDel="6B5376C8">
          <w:delText>_______MAY TO AUGUST_______________________</w:delText>
        </w:r>
      </w:del>
    </w:p>
    <w:p w14:paraId="325D13C7" w14:textId="77777777" w:rsidR="002C6BA8" w:rsidRDefault="001375AD">
      <w:r>
        <w:t xml:space="preserve">Lecturer: </w:t>
      </w:r>
      <w:ins w:id="20" w:author="Emmanuel" w:date="2026-06-10T11:39:00Z">
        <w:r>
          <w:t>______</w:t>
        </w:r>
      </w:ins>
      <w:r>
        <w:t>Michael Nyoro</w:t>
      </w:r>
      <w:ins w:id="21" w:author="Emmanuel" w:date="2026-06-10T11:39:00Z">
        <w:r>
          <w:t>________________________</w:t>
        </w:r>
      </w:ins>
      <w:del w:id="22" w:author="Emmanuel" w:date="2026-06-10T11:39:00Z">
        <w:r w:rsidDel="A8198825">
          <w:delText>________________MICHAEL NYORO______________</w:delText>
        </w:r>
      </w:del>
    </w:p>
    <w:p w14:paraId="37CC9049" w14:textId="77777777" w:rsidR="002C6BA8" w:rsidRDefault="001375AD">
      <w:r>
        <w:t xml:space="preserve">Phone Number: </w:t>
      </w:r>
      <w:ins w:id="23" w:author="Emmanuel" w:date="2026-06-10T11:39:00Z">
        <w:r>
          <w:t>__</w:t>
        </w:r>
      </w:ins>
      <w:r>
        <w:t>0708789116</w:t>
      </w:r>
      <w:ins w:id="24" w:author="Emmanuel" w:date="2026-06-10T11:39:00Z">
        <w:r>
          <w:t>____________________________</w:t>
        </w:r>
      </w:ins>
      <w:del w:id="25" w:author="Emmanuel" w:date="2026-06-10T11:39:00Z">
        <w:r w:rsidDel="EF573A64">
          <w:delText>_________0708789116</w:delText>
        </w:r>
        <w:r w:rsidDel="EF573A64">
          <w:delText>_____________________</w:delText>
        </w:r>
      </w:del>
    </w:p>
    <w:p w14:paraId="3DC815F0" w14:textId="77777777" w:rsidR="002C6BA8" w:rsidRDefault="001375AD">
      <w:r>
        <w:br w:type="page"/>
      </w:r>
    </w:p>
    <w:p w14:paraId="3FFE74B9" w14:textId="77777777" w:rsidR="002C6BA8" w:rsidRDefault="001375AD">
      <w:pPr>
        <w:pStyle w:val="Heading1"/>
      </w:pPr>
      <w:bookmarkStart w:id="26" w:name="_Toc232493544"/>
      <w:r>
        <w:lastRenderedPageBreak/>
        <w:t>Instructions</w:t>
      </w:r>
      <w:bookmarkEnd w:id="26"/>
    </w:p>
    <w:p w14:paraId="1FD0C390" w14:textId="77777777" w:rsidR="002C6BA8" w:rsidRDefault="001375AD">
      <w:r>
        <w:t>This logbook is used to document weekly learning activities, practical exercises, skills acquired, challenges encountered, solutions applied, and reflections. Students should complete all sections every week.</w:t>
      </w:r>
    </w:p>
    <w:p w14:paraId="26EB2370" w14:textId="77777777" w:rsidR="002C6BA8" w:rsidRDefault="001375AD">
      <w:r>
        <w:t>Each week to follow remarks in week 1 section.</w:t>
      </w:r>
    </w:p>
    <w:p w14:paraId="25BB350A" w14:textId="77777777" w:rsidR="002C6BA8" w:rsidRDefault="002C6BA8"/>
    <w:p w14:paraId="19EE80B3" w14:textId="77777777" w:rsidR="002C6BA8" w:rsidRDefault="001375AD">
      <w:r>
        <w:t>Autogenerated Table of content</w:t>
      </w:r>
    </w:p>
    <w:p w14:paraId="6DCC121D" w14:textId="77777777" w:rsidR="002C6BA8" w:rsidRDefault="001375AD">
      <w:pPr>
        <w:pStyle w:val="TOCHeading"/>
      </w:pPr>
      <w:r>
        <w:t>Contents</w:t>
      </w:r>
    </w:p>
    <w:p w14:paraId="48DFE07D" w14:textId="77777777" w:rsidR="002C6BA8" w:rsidRDefault="001375AD">
      <w:pPr>
        <w:pStyle w:val="TOC1"/>
        <w:tabs>
          <w:tab w:val="right" w:leader="dot" w:pos="8630"/>
        </w:tabs>
        <w:rPr>
          <w:noProof/>
        </w:rPr>
      </w:pPr>
      <w:r>
        <w:fldChar w:fldCharType="begin"/>
      </w:r>
      <w:r>
        <w:instrText xml:space="preserve"> TOC \o "1-3" \h \z \u </w:instrText>
      </w:r>
      <w:r>
        <w:fldChar w:fldCharType="separate"/>
      </w:r>
      <w:hyperlink w:anchor="_Toc232493544" w:history="1">
        <w:r>
          <w:rPr>
            <w:rStyle w:val="Hyperlink"/>
            <w:noProof/>
          </w:rPr>
          <w:t>Instructions</w:t>
        </w:r>
        <w:r>
          <w:rPr>
            <w:noProof/>
            <w:webHidden/>
          </w:rPr>
          <w:tab/>
        </w:r>
        <w:r>
          <w:rPr>
            <w:noProof/>
            <w:webHidden/>
          </w:rPr>
          <w:fldChar w:fldCharType="begin"/>
        </w:r>
        <w:r>
          <w:rPr>
            <w:noProof/>
            <w:webHidden/>
          </w:rPr>
          <w:instrText xml:space="preserve"> PAGEREF _Toc232493544 \h </w:instrText>
        </w:r>
        <w:r>
          <w:rPr>
            <w:noProof/>
            <w:webHidden/>
          </w:rPr>
        </w:r>
        <w:r>
          <w:rPr>
            <w:noProof/>
            <w:webHidden/>
          </w:rPr>
          <w:fldChar w:fldCharType="separate"/>
        </w:r>
        <w:r>
          <w:rPr>
            <w:noProof/>
            <w:webHidden/>
          </w:rPr>
          <w:t>2</w:t>
        </w:r>
        <w:r>
          <w:rPr>
            <w:noProof/>
            <w:webHidden/>
          </w:rPr>
          <w:fldChar w:fldCharType="end"/>
        </w:r>
      </w:hyperlink>
    </w:p>
    <w:p w14:paraId="4FB40249" w14:textId="77777777" w:rsidR="002C6BA8" w:rsidRDefault="001375AD">
      <w:pPr>
        <w:pStyle w:val="TOC1"/>
        <w:tabs>
          <w:tab w:val="right" w:leader="dot" w:pos="8630"/>
        </w:tabs>
        <w:rPr>
          <w:noProof/>
        </w:rPr>
      </w:pPr>
      <w:hyperlink w:anchor="_Toc232493545" w:history="1">
        <w:r>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_Toc232493545 \h </w:instrText>
        </w:r>
        <w:r>
          <w:rPr>
            <w:noProof/>
            <w:webHidden/>
          </w:rPr>
        </w:r>
        <w:r>
          <w:rPr>
            <w:noProof/>
            <w:webHidden/>
          </w:rPr>
          <w:fldChar w:fldCharType="separate"/>
        </w:r>
        <w:r>
          <w:rPr>
            <w:noProof/>
            <w:webHidden/>
          </w:rPr>
          <w:t>3</w:t>
        </w:r>
        <w:r>
          <w:rPr>
            <w:noProof/>
            <w:webHidden/>
          </w:rPr>
          <w:fldChar w:fldCharType="end"/>
        </w:r>
      </w:hyperlink>
    </w:p>
    <w:p w14:paraId="47C8936B" w14:textId="77777777" w:rsidR="002C6BA8" w:rsidRDefault="001375AD">
      <w:pPr>
        <w:pStyle w:val="TOC2"/>
        <w:tabs>
          <w:tab w:val="right" w:leader="dot" w:pos="8630"/>
        </w:tabs>
        <w:rPr>
          <w:noProof/>
        </w:rPr>
      </w:pPr>
      <w:hyperlink w:anchor="_Toc232493546" w:history="1">
        <w:r>
          <w:rPr>
            <w:rStyle w:val="Hyperlink"/>
            <w:noProof/>
          </w:rPr>
          <w:t>Practical Activities Undertaken</w:t>
        </w:r>
        <w:r>
          <w:rPr>
            <w:noProof/>
            <w:webHidden/>
          </w:rPr>
          <w:tab/>
        </w:r>
        <w:r>
          <w:rPr>
            <w:noProof/>
            <w:webHidden/>
          </w:rPr>
          <w:fldChar w:fldCharType="begin"/>
        </w:r>
        <w:r>
          <w:rPr>
            <w:noProof/>
            <w:webHidden/>
          </w:rPr>
          <w:instrText xml:space="preserve"> PAGEREF _Toc232493546 \h </w:instrText>
        </w:r>
        <w:r>
          <w:rPr>
            <w:noProof/>
            <w:webHidden/>
          </w:rPr>
        </w:r>
        <w:r>
          <w:rPr>
            <w:noProof/>
            <w:webHidden/>
          </w:rPr>
          <w:fldChar w:fldCharType="separate"/>
        </w:r>
        <w:r>
          <w:rPr>
            <w:noProof/>
            <w:webHidden/>
          </w:rPr>
          <w:t>3</w:t>
        </w:r>
        <w:r>
          <w:rPr>
            <w:noProof/>
            <w:webHidden/>
          </w:rPr>
          <w:fldChar w:fldCharType="end"/>
        </w:r>
      </w:hyperlink>
    </w:p>
    <w:p w14:paraId="74CC5519" w14:textId="77777777" w:rsidR="002C6BA8" w:rsidRDefault="001375AD">
      <w:pPr>
        <w:pStyle w:val="TOC2"/>
        <w:tabs>
          <w:tab w:val="right" w:leader="dot" w:pos="8630"/>
        </w:tabs>
        <w:rPr>
          <w:noProof/>
        </w:rPr>
      </w:pPr>
      <w:hyperlink w:anchor="_Toc232493547" w:history="1">
        <w:r>
          <w:rPr>
            <w:rStyle w:val="Hyperlink"/>
            <w:noProof/>
          </w:rPr>
          <w:t>Tools/Software Used</w:t>
        </w:r>
        <w:r>
          <w:rPr>
            <w:noProof/>
            <w:webHidden/>
          </w:rPr>
          <w:tab/>
        </w:r>
        <w:r>
          <w:rPr>
            <w:noProof/>
            <w:webHidden/>
          </w:rPr>
          <w:fldChar w:fldCharType="begin"/>
        </w:r>
        <w:r>
          <w:rPr>
            <w:noProof/>
            <w:webHidden/>
          </w:rPr>
          <w:instrText xml:space="preserve"> PAGEREF _Toc232493547 \h </w:instrText>
        </w:r>
        <w:r>
          <w:rPr>
            <w:noProof/>
            <w:webHidden/>
          </w:rPr>
        </w:r>
        <w:r>
          <w:rPr>
            <w:noProof/>
            <w:webHidden/>
          </w:rPr>
          <w:fldChar w:fldCharType="separate"/>
        </w:r>
        <w:r>
          <w:rPr>
            <w:noProof/>
            <w:webHidden/>
          </w:rPr>
          <w:t>3</w:t>
        </w:r>
        <w:r>
          <w:rPr>
            <w:noProof/>
            <w:webHidden/>
          </w:rPr>
          <w:fldChar w:fldCharType="end"/>
        </w:r>
      </w:hyperlink>
    </w:p>
    <w:p w14:paraId="5DE98921" w14:textId="77777777" w:rsidR="002C6BA8" w:rsidRDefault="001375AD">
      <w:pPr>
        <w:pStyle w:val="TOC2"/>
        <w:tabs>
          <w:tab w:val="right" w:leader="dot" w:pos="8630"/>
        </w:tabs>
        <w:rPr>
          <w:noProof/>
        </w:rPr>
      </w:pPr>
      <w:hyperlink w:anchor="_Toc232493548" w:history="1">
        <w:r>
          <w:rPr>
            <w:rStyle w:val="Hyperlink"/>
            <w:rFonts w:ascii="Times New Roman" w:hAnsi="Times New Roman" w:cs="Times New Roman"/>
            <w:noProof/>
          </w:rPr>
          <w:t>Personal Reflection</w:t>
        </w:r>
        <w:r>
          <w:rPr>
            <w:noProof/>
            <w:webHidden/>
          </w:rPr>
          <w:tab/>
        </w:r>
        <w:r>
          <w:rPr>
            <w:noProof/>
            <w:webHidden/>
          </w:rPr>
          <w:fldChar w:fldCharType="begin"/>
        </w:r>
        <w:r>
          <w:rPr>
            <w:noProof/>
            <w:webHidden/>
          </w:rPr>
          <w:instrText xml:space="preserve"> PAGEREF _Toc232493548 \h </w:instrText>
        </w:r>
        <w:r>
          <w:rPr>
            <w:noProof/>
            <w:webHidden/>
          </w:rPr>
        </w:r>
        <w:r>
          <w:rPr>
            <w:noProof/>
            <w:webHidden/>
          </w:rPr>
          <w:fldChar w:fldCharType="separate"/>
        </w:r>
        <w:r>
          <w:rPr>
            <w:noProof/>
            <w:webHidden/>
          </w:rPr>
          <w:t>4</w:t>
        </w:r>
        <w:r>
          <w:rPr>
            <w:noProof/>
            <w:webHidden/>
          </w:rPr>
          <w:fldChar w:fldCharType="end"/>
        </w:r>
      </w:hyperlink>
    </w:p>
    <w:p w14:paraId="633EAA27" w14:textId="77777777" w:rsidR="002C6BA8" w:rsidRDefault="001375AD">
      <w:pPr>
        <w:pStyle w:val="TOC1"/>
        <w:tabs>
          <w:tab w:val="right" w:leader="dot" w:pos="8630"/>
        </w:tabs>
        <w:rPr>
          <w:noProof/>
        </w:rPr>
      </w:pPr>
      <w:hyperlink w:anchor="_Toc232493549" w:history="1">
        <w:r>
          <w:rPr>
            <w:rStyle w:val="Hyperlink"/>
            <w:noProof/>
          </w:rPr>
          <w:t>Week 2: Mobile Development Environment</w:t>
        </w:r>
        <w:r>
          <w:rPr>
            <w:noProof/>
            <w:webHidden/>
          </w:rPr>
          <w:tab/>
        </w:r>
        <w:r>
          <w:rPr>
            <w:noProof/>
            <w:webHidden/>
          </w:rPr>
          <w:fldChar w:fldCharType="begin"/>
        </w:r>
        <w:r>
          <w:rPr>
            <w:noProof/>
            <w:webHidden/>
          </w:rPr>
          <w:instrText xml:space="preserve"> PAGEREF _Toc232493549 \h </w:instrText>
        </w:r>
        <w:r>
          <w:rPr>
            <w:noProof/>
            <w:webHidden/>
          </w:rPr>
        </w:r>
        <w:r>
          <w:rPr>
            <w:noProof/>
            <w:webHidden/>
          </w:rPr>
          <w:fldChar w:fldCharType="separate"/>
        </w:r>
        <w:r>
          <w:rPr>
            <w:noProof/>
            <w:webHidden/>
          </w:rPr>
          <w:t>4</w:t>
        </w:r>
        <w:r>
          <w:rPr>
            <w:noProof/>
            <w:webHidden/>
          </w:rPr>
          <w:fldChar w:fldCharType="end"/>
        </w:r>
      </w:hyperlink>
    </w:p>
    <w:p w14:paraId="76127AF9" w14:textId="77777777" w:rsidR="002C6BA8" w:rsidRDefault="001375AD">
      <w:pPr>
        <w:pStyle w:val="TOC1"/>
        <w:tabs>
          <w:tab w:val="right" w:leader="dot" w:pos="8630"/>
        </w:tabs>
        <w:rPr>
          <w:noProof/>
        </w:rPr>
      </w:pPr>
      <w:hyperlink w:anchor="_Toc232493550" w:history="1">
        <w:r>
          <w:rPr>
            <w:rStyle w:val="Hyperlink"/>
            <w:noProof/>
          </w:rPr>
          <w:t>Week 3: User Interface Design</w:t>
        </w:r>
        <w:r>
          <w:rPr>
            <w:noProof/>
            <w:webHidden/>
          </w:rPr>
          <w:tab/>
        </w:r>
        <w:r>
          <w:rPr>
            <w:noProof/>
            <w:webHidden/>
          </w:rPr>
          <w:fldChar w:fldCharType="begin"/>
        </w:r>
        <w:r>
          <w:rPr>
            <w:noProof/>
            <w:webHidden/>
          </w:rPr>
          <w:instrText xml:space="preserve"> PAGEREF _Toc232493550 \h </w:instrText>
        </w:r>
        <w:r>
          <w:rPr>
            <w:noProof/>
            <w:webHidden/>
          </w:rPr>
        </w:r>
        <w:r>
          <w:rPr>
            <w:noProof/>
            <w:webHidden/>
          </w:rPr>
          <w:fldChar w:fldCharType="separate"/>
        </w:r>
        <w:r>
          <w:rPr>
            <w:noProof/>
            <w:webHidden/>
          </w:rPr>
          <w:t>7</w:t>
        </w:r>
        <w:r>
          <w:rPr>
            <w:noProof/>
            <w:webHidden/>
          </w:rPr>
          <w:fldChar w:fldCharType="end"/>
        </w:r>
      </w:hyperlink>
    </w:p>
    <w:p w14:paraId="3E04965F" w14:textId="77777777" w:rsidR="002C6BA8" w:rsidRDefault="001375AD">
      <w:pPr>
        <w:pStyle w:val="TOC2"/>
        <w:tabs>
          <w:tab w:val="right" w:leader="dot" w:pos="8630"/>
        </w:tabs>
        <w:rPr>
          <w:noProof/>
        </w:rPr>
      </w:pPr>
      <w:hyperlink w:anchor="_Toc232493551" w:history="1">
        <w:r>
          <w:rPr>
            <w:rStyle w:val="Hyperlink"/>
            <w:noProof/>
          </w:rPr>
          <w:t>Figma Designs</w:t>
        </w:r>
        <w:r>
          <w:rPr>
            <w:noProof/>
            <w:webHidden/>
          </w:rPr>
          <w:tab/>
        </w:r>
        <w:r>
          <w:rPr>
            <w:noProof/>
            <w:webHidden/>
          </w:rPr>
          <w:fldChar w:fldCharType="begin"/>
        </w:r>
        <w:r>
          <w:rPr>
            <w:noProof/>
            <w:webHidden/>
          </w:rPr>
          <w:instrText xml:space="preserve"> PAGEREF _Toc232493551 \h </w:instrText>
        </w:r>
        <w:r>
          <w:rPr>
            <w:noProof/>
            <w:webHidden/>
          </w:rPr>
        </w:r>
        <w:r>
          <w:rPr>
            <w:noProof/>
            <w:webHidden/>
          </w:rPr>
          <w:fldChar w:fldCharType="separate"/>
        </w:r>
        <w:r>
          <w:rPr>
            <w:noProof/>
            <w:webHidden/>
          </w:rPr>
          <w:t>7</w:t>
        </w:r>
        <w:r>
          <w:rPr>
            <w:noProof/>
            <w:webHidden/>
          </w:rPr>
          <w:fldChar w:fldCharType="end"/>
        </w:r>
      </w:hyperlink>
    </w:p>
    <w:p w14:paraId="5109945A" w14:textId="77777777" w:rsidR="002C6BA8" w:rsidRDefault="001375AD">
      <w:pPr>
        <w:pStyle w:val="TOC1"/>
        <w:tabs>
          <w:tab w:val="right" w:leader="dot" w:pos="8630"/>
        </w:tabs>
        <w:rPr>
          <w:noProof/>
        </w:rPr>
      </w:pPr>
      <w:hyperlink w:anchor="_Toc232493552" w:history="1">
        <w:r>
          <w:rPr>
            <w:rStyle w:val="Hyperlink"/>
            <w:noProof/>
          </w:rPr>
          <w:t>Week 4: Event Handling and User Interaction</w:t>
        </w:r>
        <w:r>
          <w:rPr>
            <w:noProof/>
            <w:webHidden/>
          </w:rPr>
          <w:tab/>
        </w:r>
        <w:r>
          <w:rPr>
            <w:noProof/>
            <w:webHidden/>
          </w:rPr>
          <w:fldChar w:fldCharType="begin"/>
        </w:r>
        <w:r>
          <w:rPr>
            <w:noProof/>
            <w:webHidden/>
          </w:rPr>
          <w:instrText xml:space="preserve"> PAGEREF _Toc232493552 \h </w:instrText>
        </w:r>
        <w:r>
          <w:rPr>
            <w:noProof/>
            <w:webHidden/>
          </w:rPr>
        </w:r>
        <w:r>
          <w:rPr>
            <w:noProof/>
            <w:webHidden/>
          </w:rPr>
          <w:fldChar w:fldCharType="separate"/>
        </w:r>
        <w:r>
          <w:rPr>
            <w:noProof/>
            <w:webHidden/>
          </w:rPr>
          <w:t>9</w:t>
        </w:r>
        <w:r>
          <w:rPr>
            <w:noProof/>
            <w:webHidden/>
          </w:rPr>
          <w:fldChar w:fldCharType="end"/>
        </w:r>
      </w:hyperlink>
    </w:p>
    <w:p w14:paraId="778D125D" w14:textId="77777777" w:rsidR="002C6BA8" w:rsidRDefault="001375AD">
      <w:pPr>
        <w:pStyle w:val="TOC1"/>
        <w:tabs>
          <w:tab w:val="right" w:leader="dot" w:pos="8630"/>
        </w:tabs>
        <w:rPr>
          <w:noProof/>
        </w:rPr>
      </w:pPr>
      <w:hyperlink w:anchor="_Toc232493553" w:history="1">
        <w:r>
          <w:rPr>
            <w:rStyle w:val="Hyperlink"/>
            <w:noProof/>
          </w:rPr>
          <w:t>Week 5: Data Management</w:t>
        </w:r>
        <w:r>
          <w:rPr>
            <w:noProof/>
            <w:webHidden/>
          </w:rPr>
          <w:tab/>
        </w:r>
        <w:r>
          <w:rPr>
            <w:noProof/>
            <w:webHidden/>
          </w:rPr>
          <w:fldChar w:fldCharType="begin"/>
        </w:r>
        <w:r>
          <w:rPr>
            <w:noProof/>
            <w:webHidden/>
          </w:rPr>
          <w:instrText xml:space="preserve"> PAGEREF _Toc232493553 \h </w:instrText>
        </w:r>
        <w:r>
          <w:rPr>
            <w:noProof/>
            <w:webHidden/>
          </w:rPr>
        </w:r>
        <w:r>
          <w:rPr>
            <w:noProof/>
            <w:webHidden/>
          </w:rPr>
          <w:fldChar w:fldCharType="separate"/>
        </w:r>
        <w:r>
          <w:rPr>
            <w:noProof/>
            <w:webHidden/>
          </w:rPr>
          <w:t>10</w:t>
        </w:r>
        <w:r>
          <w:rPr>
            <w:noProof/>
            <w:webHidden/>
          </w:rPr>
          <w:fldChar w:fldCharType="end"/>
        </w:r>
      </w:hyperlink>
    </w:p>
    <w:p w14:paraId="7A067989" w14:textId="77777777" w:rsidR="002C6BA8" w:rsidRDefault="001375AD">
      <w:pPr>
        <w:pStyle w:val="TOC1"/>
        <w:tabs>
          <w:tab w:val="right" w:leader="dot" w:pos="8630"/>
        </w:tabs>
        <w:rPr>
          <w:noProof/>
        </w:rPr>
      </w:pPr>
      <w:hyperlink w:anchor="_Toc232493554" w:history="1">
        <w:r>
          <w:rPr>
            <w:rStyle w:val="Hyperlink"/>
            <w:noProof/>
          </w:rPr>
          <w:t>Week 6: Networking and APIs</w:t>
        </w:r>
        <w:r>
          <w:rPr>
            <w:noProof/>
            <w:webHidden/>
          </w:rPr>
          <w:tab/>
        </w:r>
        <w:r>
          <w:rPr>
            <w:noProof/>
            <w:webHidden/>
          </w:rPr>
          <w:fldChar w:fldCharType="begin"/>
        </w:r>
        <w:r>
          <w:rPr>
            <w:noProof/>
            <w:webHidden/>
          </w:rPr>
          <w:instrText xml:space="preserve"> PAGEREF _Toc232493554 \h </w:instrText>
        </w:r>
        <w:r>
          <w:rPr>
            <w:noProof/>
            <w:webHidden/>
          </w:rPr>
        </w:r>
        <w:r>
          <w:rPr>
            <w:noProof/>
            <w:webHidden/>
          </w:rPr>
          <w:fldChar w:fldCharType="separate"/>
        </w:r>
        <w:r>
          <w:rPr>
            <w:noProof/>
            <w:webHidden/>
          </w:rPr>
          <w:t>11</w:t>
        </w:r>
        <w:r>
          <w:rPr>
            <w:noProof/>
            <w:webHidden/>
          </w:rPr>
          <w:fldChar w:fldCharType="end"/>
        </w:r>
      </w:hyperlink>
    </w:p>
    <w:p w14:paraId="6571716E" w14:textId="77777777" w:rsidR="002C6BA8" w:rsidRDefault="001375AD">
      <w:pPr>
        <w:pStyle w:val="TOC2"/>
        <w:tabs>
          <w:tab w:val="right" w:leader="dot" w:pos="8630"/>
        </w:tabs>
        <w:rPr>
          <w:noProof/>
        </w:rPr>
      </w:pPr>
      <w:hyperlink w:anchor="_Toc232493555" w:history="1">
        <w:r>
          <w:rPr>
            <w:rStyle w:val="Hyperlink"/>
            <w:noProof/>
          </w:rPr>
          <w:t>Internet permission</w:t>
        </w:r>
        <w:r>
          <w:rPr>
            <w:noProof/>
            <w:webHidden/>
          </w:rPr>
          <w:tab/>
        </w:r>
        <w:r>
          <w:rPr>
            <w:noProof/>
            <w:webHidden/>
          </w:rPr>
          <w:fldChar w:fldCharType="begin"/>
        </w:r>
        <w:r>
          <w:rPr>
            <w:noProof/>
            <w:webHidden/>
          </w:rPr>
          <w:instrText xml:space="preserve"> PAGEREF _Toc232493555 \h </w:instrText>
        </w:r>
        <w:r>
          <w:rPr>
            <w:noProof/>
            <w:webHidden/>
          </w:rPr>
        </w:r>
        <w:r>
          <w:rPr>
            <w:noProof/>
            <w:webHidden/>
          </w:rPr>
          <w:fldChar w:fldCharType="separate"/>
        </w:r>
        <w:r>
          <w:rPr>
            <w:noProof/>
            <w:webHidden/>
          </w:rPr>
          <w:t>11</w:t>
        </w:r>
        <w:r>
          <w:rPr>
            <w:noProof/>
            <w:webHidden/>
          </w:rPr>
          <w:fldChar w:fldCharType="end"/>
        </w:r>
      </w:hyperlink>
    </w:p>
    <w:p w14:paraId="4C19821F" w14:textId="77777777" w:rsidR="002C6BA8" w:rsidRDefault="001375AD">
      <w:pPr>
        <w:pStyle w:val="TOC1"/>
        <w:tabs>
          <w:tab w:val="right" w:leader="dot" w:pos="8630"/>
        </w:tabs>
        <w:rPr>
          <w:noProof/>
        </w:rPr>
      </w:pPr>
      <w:hyperlink w:anchor="_Toc232493556" w:history="1">
        <w:r>
          <w:rPr>
            <w:rStyle w:val="Hyperlink"/>
            <w:noProof/>
          </w:rPr>
          <w:t>Week 7: Application Architecture</w:t>
        </w:r>
        <w:r>
          <w:rPr>
            <w:noProof/>
            <w:webHidden/>
          </w:rPr>
          <w:tab/>
        </w:r>
        <w:r>
          <w:rPr>
            <w:noProof/>
            <w:webHidden/>
          </w:rPr>
          <w:fldChar w:fldCharType="begin"/>
        </w:r>
        <w:r>
          <w:rPr>
            <w:noProof/>
            <w:webHidden/>
          </w:rPr>
          <w:instrText xml:space="preserve"> PAGEREF _Toc232493556 \h </w:instrText>
        </w:r>
        <w:r>
          <w:rPr>
            <w:noProof/>
            <w:webHidden/>
          </w:rPr>
        </w:r>
        <w:r>
          <w:rPr>
            <w:noProof/>
            <w:webHidden/>
          </w:rPr>
          <w:fldChar w:fldCharType="separate"/>
        </w:r>
        <w:r>
          <w:rPr>
            <w:noProof/>
            <w:webHidden/>
          </w:rPr>
          <w:t>14</w:t>
        </w:r>
        <w:r>
          <w:rPr>
            <w:noProof/>
            <w:webHidden/>
          </w:rPr>
          <w:fldChar w:fldCharType="end"/>
        </w:r>
      </w:hyperlink>
    </w:p>
    <w:p w14:paraId="09A1AE17" w14:textId="77777777" w:rsidR="002C6BA8" w:rsidRDefault="001375AD">
      <w:pPr>
        <w:pStyle w:val="TOC2"/>
        <w:tabs>
          <w:tab w:val="right" w:leader="dot" w:pos="8630"/>
        </w:tabs>
        <w:rPr>
          <w:noProof/>
        </w:rPr>
      </w:pPr>
      <w:hyperlink w:anchor="_Toc232493557" w:history="1">
        <w:r>
          <w:rPr>
            <w:rStyle w:val="Hyperlink"/>
            <w:noProof/>
          </w:rPr>
          <w:t>Same as week 1</w:t>
        </w:r>
        <w:r>
          <w:rPr>
            <w:noProof/>
            <w:webHidden/>
          </w:rPr>
          <w:tab/>
        </w:r>
        <w:r>
          <w:rPr>
            <w:noProof/>
            <w:webHidden/>
          </w:rPr>
          <w:fldChar w:fldCharType="begin"/>
        </w:r>
        <w:r>
          <w:rPr>
            <w:noProof/>
            <w:webHidden/>
          </w:rPr>
          <w:instrText xml:space="preserve"> PAGEREF _Toc232493557 \h </w:instrText>
        </w:r>
        <w:r>
          <w:rPr>
            <w:noProof/>
            <w:webHidden/>
          </w:rPr>
        </w:r>
        <w:r>
          <w:rPr>
            <w:noProof/>
            <w:webHidden/>
          </w:rPr>
          <w:fldChar w:fldCharType="separate"/>
        </w:r>
        <w:r>
          <w:rPr>
            <w:noProof/>
            <w:webHidden/>
          </w:rPr>
          <w:t>14</w:t>
        </w:r>
        <w:r>
          <w:rPr>
            <w:noProof/>
            <w:webHidden/>
          </w:rPr>
          <w:fldChar w:fldCharType="end"/>
        </w:r>
      </w:hyperlink>
    </w:p>
    <w:p w14:paraId="1AA05F21" w14:textId="77777777" w:rsidR="002C6BA8" w:rsidRDefault="001375AD">
      <w:pPr>
        <w:pStyle w:val="TOC1"/>
        <w:tabs>
          <w:tab w:val="right" w:leader="dot" w:pos="8630"/>
        </w:tabs>
        <w:rPr>
          <w:noProof/>
        </w:rPr>
      </w:pPr>
      <w:hyperlink w:anchor="_Toc232493558" w:history="1">
        <w:r>
          <w:rPr>
            <w:rStyle w:val="Hyperlink"/>
            <w:noProof/>
          </w:rPr>
          <w:t>Week 8:  Project Planning</w:t>
        </w:r>
        <w:r>
          <w:rPr>
            <w:noProof/>
            <w:webHidden/>
          </w:rPr>
          <w:tab/>
        </w:r>
        <w:r>
          <w:rPr>
            <w:noProof/>
            <w:webHidden/>
          </w:rPr>
          <w:fldChar w:fldCharType="begin"/>
        </w:r>
        <w:r>
          <w:rPr>
            <w:noProof/>
            <w:webHidden/>
          </w:rPr>
          <w:instrText xml:space="preserve"> PAGEREF _Toc232493558 \h </w:instrText>
        </w:r>
        <w:r>
          <w:rPr>
            <w:noProof/>
            <w:webHidden/>
          </w:rPr>
        </w:r>
        <w:r>
          <w:rPr>
            <w:noProof/>
            <w:webHidden/>
          </w:rPr>
          <w:fldChar w:fldCharType="separate"/>
        </w:r>
        <w:r>
          <w:rPr>
            <w:noProof/>
            <w:webHidden/>
          </w:rPr>
          <w:t>15</w:t>
        </w:r>
        <w:r>
          <w:rPr>
            <w:noProof/>
            <w:webHidden/>
          </w:rPr>
          <w:fldChar w:fldCharType="end"/>
        </w:r>
      </w:hyperlink>
    </w:p>
    <w:p w14:paraId="156E465D" w14:textId="77777777" w:rsidR="002C6BA8" w:rsidRDefault="001375AD">
      <w:pPr>
        <w:pStyle w:val="TOC1"/>
        <w:tabs>
          <w:tab w:val="right" w:leader="dot" w:pos="8630"/>
        </w:tabs>
        <w:rPr>
          <w:noProof/>
        </w:rPr>
      </w:pPr>
      <w:hyperlink w:anchor="_Toc232493559" w:history="1">
        <w:r>
          <w:rPr>
            <w:rStyle w:val="Hyperlink"/>
            <w:noProof/>
          </w:rPr>
          <w:t>Week 9: Device Features and Sensors</w:t>
        </w:r>
        <w:r>
          <w:rPr>
            <w:noProof/>
            <w:webHidden/>
          </w:rPr>
          <w:tab/>
        </w:r>
        <w:r>
          <w:rPr>
            <w:noProof/>
            <w:webHidden/>
          </w:rPr>
          <w:fldChar w:fldCharType="begin"/>
        </w:r>
        <w:r>
          <w:rPr>
            <w:noProof/>
            <w:webHidden/>
          </w:rPr>
          <w:instrText xml:space="preserve"> PAGEREF _Toc232493559 \h </w:instrText>
        </w:r>
        <w:r>
          <w:rPr>
            <w:noProof/>
            <w:webHidden/>
          </w:rPr>
        </w:r>
        <w:r>
          <w:rPr>
            <w:noProof/>
            <w:webHidden/>
          </w:rPr>
          <w:fldChar w:fldCharType="separate"/>
        </w:r>
        <w:r>
          <w:rPr>
            <w:noProof/>
            <w:webHidden/>
          </w:rPr>
          <w:t>16</w:t>
        </w:r>
        <w:r>
          <w:rPr>
            <w:noProof/>
            <w:webHidden/>
          </w:rPr>
          <w:fldChar w:fldCharType="end"/>
        </w:r>
      </w:hyperlink>
    </w:p>
    <w:p w14:paraId="428E1B4D" w14:textId="77777777" w:rsidR="002C6BA8" w:rsidRDefault="001375AD">
      <w:pPr>
        <w:pStyle w:val="TOC2"/>
        <w:tabs>
          <w:tab w:val="right" w:leader="dot" w:pos="8630"/>
        </w:tabs>
        <w:rPr>
          <w:noProof/>
        </w:rPr>
      </w:pPr>
      <w:hyperlink w:anchor="_Toc232493560" w:history="1">
        <w:r>
          <w:rPr>
            <w:rStyle w:val="Hyperlink"/>
            <w:noProof/>
          </w:rPr>
          <w:t>Same as week 1</w:t>
        </w:r>
        <w:r>
          <w:rPr>
            <w:noProof/>
            <w:webHidden/>
          </w:rPr>
          <w:tab/>
        </w:r>
        <w:r>
          <w:rPr>
            <w:noProof/>
            <w:webHidden/>
          </w:rPr>
          <w:fldChar w:fldCharType="begin"/>
        </w:r>
        <w:r>
          <w:rPr>
            <w:noProof/>
            <w:webHidden/>
          </w:rPr>
          <w:instrText xml:space="preserve"> PAGEREF _Toc232493560 \h </w:instrText>
        </w:r>
        <w:r>
          <w:rPr>
            <w:noProof/>
            <w:webHidden/>
          </w:rPr>
        </w:r>
        <w:r>
          <w:rPr>
            <w:noProof/>
            <w:webHidden/>
          </w:rPr>
          <w:fldChar w:fldCharType="separate"/>
        </w:r>
        <w:r>
          <w:rPr>
            <w:noProof/>
            <w:webHidden/>
          </w:rPr>
          <w:t>16</w:t>
        </w:r>
        <w:r>
          <w:rPr>
            <w:noProof/>
            <w:webHidden/>
          </w:rPr>
          <w:fldChar w:fldCharType="end"/>
        </w:r>
      </w:hyperlink>
    </w:p>
    <w:p w14:paraId="60BA37AE" w14:textId="77777777" w:rsidR="002C6BA8" w:rsidRDefault="001375AD">
      <w:pPr>
        <w:pStyle w:val="TOC1"/>
        <w:tabs>
          <w:tab w:val="right" w:leader="dot" w:pos="8630"/>
        </w:tabs>
        <w:rPr>
          <w:noProof/>
        </w:rPr>
      </w:pPr>
      <w:hyperlink w:anchor="_Toc232493561" w:history="1">
        <w:r>
          <w:rPr>
            <w:rStyle w:val="Hyperlink"/>
            <w:noProof/>
          </w:rPr>
          <w:t>Week 10: Notifications and Background Services</w:t>
        </w:r>
        <w:r>
          <w:rPr>
            <w:noProof/>
            <w:webHidden/>
          </w:rPr>
          <w:tab/>
        </w:r>
        <w:r>
          <w:rPr>
            <w:noProof/>
            <w:webHidden/>
          </w:rPr>
          <w:fldChar w:fldCharType="begin"/>
        </w:r>
        <w:r>
          <w:rPr>
            <w:noProof/>
            <w:webHidden/>
          </w:rPr>
          <w:instrText xml:space="preserve"> PAGEREF _Toc232493561 \h </w:instrText>
        </w:r>
        <w:r>
          <w:rPr>
            <w:noProof/>
            <w:webHidden/>
          </w:rPr>
        </w:r>
        <w:r>
          <w:rPr>
            <w:noProof/>
            <w:webHidden/>
          </w:rPr>
          <w:fldChar w:fldCharType="separate"/>
        </w:r>
        <w:r>
          <w:rPr>
            <w:noProof/>
            <w:webHidden/>
          </w:rPr>
          <w:t>17</w:t>
        </w:r>
        <w:r>
          <w:rPr>
            <w:noProof/>
            <w:webHidden/>
          </w:rPr>
          <w:fldChar w:fldCharType="end"/>
        </w:r>
      </w:hyperlink>
    </w:p>
    <w:p w14:paraId="62F6FED4" w14:textId="77777777" w:rsidR="002C6BA8" w:rsidRDefault="001375AD">
      <w:pPr>
        <w:pStyle w:val="TOC2"/>
        <w:tabs>
          <w:tab w:val="right" w:leader="dot" w:pos="8630"/>
        </w:tabs>
        <w:rPr>
          <w:noProof/>
        </w:rPr>
      </w:pPr>
      <w:hyperlink w:anchor="_Toc232493562" w:history="1">
        <w:r>
          <w:rPr>
            <w:rStyle w:val="Hyperlink"/>
            <w:noProof/>
          </w:rPr>
          <w:t>Same as week 1</w:t>
        </w:r>
        <w:r>
          <w:rPr>
            <w:noProof/>
            <w:webHidden/>
          </w:rPr>
          <w:tab/>
        </w:r>
        <w:r>
          <w:rPr>
            <w:noProof/>
            <w:webHidden/>
          </w:rPr>
          <w:fldChar w:fldCharType="begin"/>
        </w:r>
        <w:r>
          <w:rPr>
            <w:noProof/>
            <w:webHidden/>
          </w:rPr>
          <w:instrText xml:space="preserve"> PAGEREF _Toc232493562 \h </w:instrText>
        </w:r>
        <w:r>
          <w:rPr>
            <w:noProof/>
            <w:webHidden/>
          </w:rPr>
        </w:r>
        <w:r>
          <w:rPr>
            <w:noProof/>
            <w:webHidden/>
          </w:rPr>
          <w:fldChar w:fldCharType="separate"/>
        </w:r>
        <w:r>
          <w:rPr>
            <w:noProof/>
            <w:webHidden/>
          </w:rPr>
          <w:t>17</w:t>
        </w:r>
        <w:r>
          <w:rPr>
            <w:noProof/>
            <w:webHidden/>
          </w:rPr>
          <w:fldChar w:fldCharType="end"/>
        </w:r>
      </w:hyperlink>
    </w:p>
    <w:p w14:paraId="389AE515" w14:textId="77777777" w:rsidR="002C6BA8" w:rsidRDefault="001375AD">
      <w:pPr>
        <w:pStyle w:val="TOC1"/>
        <w:tabs>
          <w:tab w:val="right" w:leader="dot" w:pos="8630"/>
        </w:tabs>
        <w:rPr>
          <w:noProof/>
        </w:rPr>
      </w:pPr>
      <w:hyperlink w:anchor="_Toc232493563" w:history="1">
        <w:r>
          <w:rPr>
            <w:rStyle w:val="Hyperlink"/>
            <w:noProof/>
          </w:rPr>
          <w:t>Week 11: Mobile Security</w:t>
        </w:r>
        <w:r>
          <w:rPr>
            <w:noProof/>
            <w:webHidden/>
          </w:rPr>
          <w:tab/>
        </w:r>
        <w:r>
          <w:rPr>
            <w:noProof/>
            <w:webHidden/>
          </w:rPr>
          <w:fldChar w:fldCharType="begin"/>
        </w:r>
        <w:r>
          <w:rPr>
            <w:noProof/>
            <w:webHidden/>
          </w:rPr>
          <w:instrText xml:space="preserve"> PAGEREF _Toc232493563 \h </w:instrText>
        </w:r>
        <w:r>
          <w:rPr>
            <w:noProof/>
            <w:webHidden/>
          </w:rPr>
        </w:r>
        <w:r>
          <w:rPr>
            <w:noProof/>
            <w:webHidden/>
          </w:rPr>
          <w:fldChar w:fldCharType="separate"/>
        </w:r>
        <w:r>
          <w:rPr>
            <w:noProof/>
            <w:webHidden/>
          </w:rPr>
          <w:t>18</w:t>
        </w:r>
        <w:r>
          <w:rPr>
            <w:noProof/>
            <w:webHidden/>
          </w:rPr>
          <w:fldChar w:fldCharType="end"/>
        </w:r>
      </w:hyperlink>
    </w:p>
    <w:p w14:paraId="295316D8" w14:textId="77777777" w:rsidR="002C6BA8" w:rsidRDefault="001375AD">
      <w:pPr>
        <w:pStyle w:val="TOC2"/>
        <w:tabs>
          <w:tab w:val="right" w:leader="dot" w:pos="8630"/>
        </w:tabs>
        <w:rPr>
          <w:noProof/>
        </w:rPr>
      </w:pPr>
      <w:hyperlink w:anchor="_Toc232493564" w:history="1">
        <w:r>
          <w:rPr>
            <w:rStyle w:val="Hyperlink"/>
            <w:noProof/>
          </w:rPr>
          <w:t>Same as week 1</w:t>
        </w:r>
        <w:r>
          <w:rPr>
            <w:noProof/>
            <w:webHidden/>
          </w:rPr>
          <w:tab/>
        </w:r>
        <w:r>
          <w:rPr>
            <w:noProof/>
            <w:webHidden/>
          </w:rPr>
          <w:fldChar w:fldCharType="begin"/>
        </w:r>
        <w:r>
          <w:rPr>
            <w:noProof/>
            <w:webHidden/>
          </w:rPr>
          <w:instrText xml:space="preserve"> PAGEREF _Toc232493564 \h </w:instrText>
        </w:r>
        <w:r>
          <w:rPr>
            <w:noProof/>
            <w:webHidden/>
          </w:rPr>
        </w:r>
        <w:r>
          <w:rPr>
            <w:noProof/>
            <w:webHidden/>
          </w:rPr>
          <w:fldChar w:fldCharType="separate"/>
        </w:r>
        <w:r>
          <w:rPr>
            <w:noProof/>
            <w:webHidden/>
          </w:rPr>
          <w:t>18</w:t>
        </w:r>
        <w:r>
          <w:rPr>
            <w:noProof/>
            <w:webHidden/>
          </w:rPr>
          <w:fldChar w:fldCharType="end"/>
        </w:r>
      </w:hyperlink>
    </w:p>
    <w:p w14:paraId="73A0297E" w14:textId="77777777" w:rsidR="002C6BA8" w:rsidRDefault="001375AD">
      <w:pPr>
        <w:pStyle w:val="TOC1"/>
        <w:tabs>
          <w:tab w:val="right" w:leader="dot" w:pos="8630"/>
        </w:tabs>
        <w:rPr>
          <w:noProof/>
        </w:rPr>
      </w:pPr>
      <w:hyperlink w:anchor="_Toc232493565" w:history="1">
        <w:r>
          <w:rPr>
            <w:rStyle w:val="Hyperlink"/>
            <w:noProof/>
          </w:rPr>
          <w:t>Week 12: Testing and Debugging</w:t>
        </w:r>
        <w:r>
          <w:rPr>
            <w:noProof/>
            <w:webHidden/>
          </w:rPr>
          <w:tab/>
        </w:r>
        <w:r>
          <w:rPr>
            <w:noProof/>
            <w:webHidden/>
          </w:rPr>
          <w:fldChar w:fldCharType="begin"/>
        </w:r>
        <w:r>
          <w:rPr>
            <w:noProof/>
            <w:webHidden/>
          </w:rPr>
          <w:instrText xml:space="preserve"> PAGEREF _Toc232493565 \h </w:instrText>
        </w:r>
        <w:r>
          <w:rPr>
            <w:noProof/>
            <w:webHidden/>
          </w:rPr>
        </w:r>
        <w:r>
          <w:rPr>
            <w:noProof/>
            <w:webHidden/>
          </w:rPr>
          <w:fldChar w:fldCharType="separate"/>
        </w:r>
        <w:r>
          <w:rPr>
            <w:noProof/>
            <w:webHidden/>
          </w:rPr>
          <w:t>18</w:t>
        </w:r>
        <w:r>
          <w:rPr>
            <w:noProof/>
            <w:webHidden/>
          </w:rPr>
          <w:fldChar w:fldCharType="end"/>
        </w:r>
      </w:hyperlink>
    </w:p>
    <w:p w14:paraId="6264BC7C" w14:textId="77777777" w:rsidR="002C6BA8" w:rsidRDefault="001375AD">
      <w:pPr>
        <w:pStyle w:val="TOC2"/>
        <w:tabs>
          <w:tab w:val="right" w:leader="dot" w:pos="8630"/>
        </w:tabs>
        <w:rPr>
          <w:noProof/>
        </w:rPr>
      </w:pPr>
      <w:hyperlink w:anchor="_Toc232493566" w:history="1">
        <w:r>
          <w:rPr>
            <w:rStyle w:val="Hyperlink"/>
            <w:noProof/>
          </w:rPr>
          <w:t>Same as week 1</w:t>
        </w:r>
        <w:r>
          <w:rPr>
            <w:noProof/>
            <w:webHidden/>
          </w:rPr>
          <w:tab/>
        </w:r>
        <w:r>
          <w:rPr>
            <w:noProof/>
            <w:webHidden/>
          </w:rPr>
          <w:fldChar w:fldCharType="begin"/>
        </w:r>
        <w:r>
          <w:rPr>
            <w:noProof/>
            <w:webHidden/>
          </w:rPr>
          <w:instrText xml:space="preserve"> PAGEREF _Toc232493566 \h </w:instrText>
        </w:r>
        <w:r>
          <w:rPr>
            <w:noProof/>
            <w:webHidden/>
          </w:rPr>
        </w:r>
        <w:r>
          <w:rPr>
            <w:noProof/>
            <w:webHidden/>
          </w:rPr>
          <w:fldChar w:fldCharType="separate"/>
        </w:r>
        <w:r>
          <w:rPr>
            <w:noProof/>
            <w:webHidden/>
          </w:rPr>
          <w:t>18</w:t>
        </w:r>
        <w:r>
          <w:rPr>
            <w:noProof/>
            <w:webHidden/>
          </w:rPr>
          <w:fldChar w:fldCharType="end"/>
        </w:r>
      </w:hyperlink>
    </w:p>
    <w:p w14:paraId="4D9FC8AC" w14:textId="77777777" w:rsidR="002C6BA8" w:rsidRDefault="001375AD">
      <w:pPr>
        <w:pStyle w:val="TOC1"/>
        <w:tabs>
          <w:tab w:val="right" w:leader="dot" w:pos="8630"/>
        </w:tabs>
        <w:rPr>
          <w:noProof/>
        </w:rPr>
      </w:pPr>
      <w:hyperlink w:anchor="_Toc232493567" w:history="1">
        <w:r>
          <w:rPr>
            <w:rStyle w:val="Hyperlink"/>
            <w:noProof/>
          </w:rPr>
          <w:t>Week 13: Application Deployment</w:t>
        </w:r>
        <w:r>
          <w:rPr>
            <w:noProof/>
            <w:webHidden/>
          </w:rPr>
          <w:tab/>
        </w:r>
        <w:r>
          <w:rPr>
            <w:noProof/>
            <w:webHidden/>
          </w:rPr>
          <w:fldChar w:fldCharType="begin"/>
        </w:r>
        <w:r>
          <w:rPr>
            <w:noProof/>
            <w:webHidden/>
          </w:rPr>
          <w:instrText xml:space="preserve"> PAGEREF _Toc232493567 \h </w:instrText>
        </w:r>
        <w:r>
          <w:rPr>
            <w:noProof/>
            <w:webHidden/>
          </w:rPr>
        </w:r>
        <w:r>
          <w:rPr>
            <w:noProof/>
            <w:webHidden/>
          </w:rPr>
          <w:fldChar w:fldCharType="separate"/>
        </w:r>
        <w:r>
          <w:rPr>
            <w:noProof/>
            <w:webHidden/>
          </w:rPr>
          <w:t>18</w:t>
        </w:r>
        <w:r>
          <w:rPr>
            <w:noProof/>
            <w:webHidden/>
          </w:rPr>
          <w:fldChar w:fldCharType="end"/>
        </w:r>
      </w:hyperlink>
    </w:p>
    <w:p w14:paraId="05E25058" w14:textId="77777777" w:rsidR="002C6BA8" w:rsidRDefault="001375AD">
      <w:pPr>
        <w:pStyle w:val="TOC2"/>
        <w:tabs>
          <w:tab w:val="right" w:leader="dot" w:pos="8630"/>
        </w:tabs>
        <w:rPr>
          <w:noProof/>
        </w:rPr>
      </w:pPr>
      <w:hyperlink w:anchor="_Toc232493568" w:history="1">
        <w:r>
          <w:rPr>
            <w:rStyle w:val="Hyperlink"/>
            <w:noProof/>
          </w:rPr>
          <w:t>Same as week 1</w:t>
        </w:r>
        <w:r>
          <w:rPr>
            <w:noProof/>
            <w:webHidden/>
          </w:rPr>
          <w:tab/>
        </w:r>
        <w:r>
          <w:rPr>
            <w:noProof/>
            <w:webHidden/>
          </w:rPr>
          <w:fldChar w:fldCharType="begin"/>
        </w:r>
        <w:r>
          <w:rPr>
            <w:noProof/>
            <w:webHidden/>
          </w:rPr>
          <w:instrText xml:space="preserve"> PAGEREF _Toc232493568 \h </w:instrText>
        </w:r>
        <w:r>
          <w:rPr>
            <w:noProof/>
            <w:webHidden/>
          </w:rPr>
        </w:r>
        <w:r>
          <w:rPr>
            <w:noProof/>
            <w:webHidden/>
          </w:rPr>
          <w:fldChar w:fldCharType="separate"/>
        </w:r>
        <w:r>
          <w:rPr>
            <w:noProof/>
            <w:webHidden/>
          </w:rPr>
          <w:t>18</w:t>
        </w:r>
        <w:r>
          <w:rPr>
            <w:noProof/>
            <w:webHidden/>
          </w:rPr>
          <w:fldChar w:fldCharType="end"/>
        </w:r>
      </w:hyperlink>
    </w:p>
    <w:p w14:paraId="5630FBFC" w14:textId="77777777" w:rsidR="002C6BA8" w:rsidRDefault="001375AD">
      <w:pPr>
        <w:pStyle w:val="TOC1"/>
        <w:tabs>
          <w:tab w:val="right" w:leader="dot" w:pos="8630"/>
        </w:tabs>
        <w:rPr>
          <w:noProof/>
        </w:rPr>
      </w:pPr>
      <w:hyperlink w:anchor="_Toc232493569" w:history="1">
        <w:r>
          <w:rPr>
            <w:rStyle w:val="Hyperlink"/>
            <w:noProof/>
          </w:rPr>
          <w:t>Week 14: Final Project Presentation</w:t>
        </w:r>
        <w:r>
          <w:rPr>
            <w:noProof/>
            <w:webHidden/>
          </w:rPr>
          <w:tab/>
        </w:r>
        <w:r>
          <w:rPr>
            <w:noProof/>
            <w:webHidden/>
          </w:rPr>
          <w:fldChar w:fldCharType="begin"/>
        </w:r>
        <w:r>
          <w:rPr>
            <w:noProof/>
            <w:webHidden/>
          </w:rPr>
          <w:instrText xml:space="preserve"> PAGEREF _Toc232493569 \h </w:instrText>
        </w:r>
        <w:r>
          <w:rPr>
            <w:noProof/>
            <w:webHidden/>
          </w:rPr>
        </w:r>
        <w:r>
          <w:rPr>
            <w:noProof/>
            <w:webHidden/>
          </w:rPr>
          <w:fldChar w:fldCharType="separate"/>
        </w:r>
        <w:r>
          <w:rPr>
            <w:noProof/>
            <w:webHidden/>
          </w:rPr>
          <w:t>18</w:t>
        </w:r>
        <w:r>
          <w:rPr>
            <w:noProof/>
            <w:webHidden/>
          </w:rPr>
          <w:fldChar w:fldCharType="end"/>
        </w:r>
      </w:hyperlink>
    </w:p>
    <w:p w14:paraId="303FDF58" w14:textId="77777777" w:rsidR="002C6BA8" w:rsidRDefault="001375AD">
      <w:pPr>
        <w:pStyle w:val="TOC2"/>
        <w:tabs>
          <w:tab w:val="right" w:leader="dot" w:pos="8630"/>
        </w:tabs>
        <w:rPr>
          <w:noProof/>
        </w:rPr>
      </w:pPr>
      <w:hyperlink w:anchor="_Toc232493570" w:history="1">
        <w:r>
          <w:rPr>
            <w:rStyle w:val="Hyperlink"/>
            <w:noProof/>
          </w:rPr>
          <w:t>Same as week 1</w:t>
        </w:r>
        <w:r>
          <w:rPr>
            <w:noProof/>
            <w:webHidden/>
          </w:rPr>
          <w:tab/>
        </w:r>
        <w:r>
          <w:rPr>
            <w:noProof/>
            <w:webHidden/>
          </w:rPr>
          <w:fldChar w:fldCharType="begin"/>
        </w:r>
        <w:r>
          <w:rPr>
            <w:noProof/>
            <w:webHidden/>
          </w:rPr>
          <w:instrText xml:space="preserve"> PAGEREF _Toc232493570 \h </w:instrText>
        </w:r>
        <w:r>
          <w:rPr>
            <w:noProof/>
            <w:webHidden/>
          </w:rPr>
        </w:r>
        <w:r>
          <w:rPr>
            <w:noProof/>
            <w:webHidden/>
          </w:rPr>
          <w:fldChar w:fldCharType="separate"/>
        </w:r>
        <w:r>
          <w:rPr>
            <w:noProof/>
            <w:webHidden/>
          </w:rPr>
          <w:t>18</w:t>
        </w:r>
        <w:r>
          <w:rPr>
            <w:noProof/>
            <w:webHidden/>
          </w:rPr>
          <w:fldChar w:fldCharType="end"/>
        </w:r>
      </w:hyperlink>
    </w:p>
    <w:p w14:paraId="1D6802EB" w14:textId="77777777" w:rsidR="002C6BA8" w:rsidRDefault="001375AD">
      <w:pPr>
        <w:pStyle w:val="TOC1"/>
        <w:tabs>
          <w:tab w:val="right" w:leader="dot" w:pos="8630"/>
        </w:tabs>
        <w:rPr>
          <w:noProof/>
        </w:rPr>
      </w:pPr>
      <w:hyperlink w:anchor="_Toc232493571" w:history="1">
        <w:r>
          <w:rPr>
            <w:rStyle w:val="Hyperlink"/>
            <w:noProof/>
          </w:rPr>
          <w:t>Semester Project Tracking</w:t>
        </w:r>
        <w:r>
          <w:rPr>
            <w:noProof/>
            <w:webHidden/>
          </w:rPr>
          <w:tab/>
        </w:r>
        <w:r>
          <w:rPr>
            <w:noProof/>
            <w:webHidden/>
          </w:rPr>
          <w:fldChar w:fldCharType="begin"/>
        </w:r>
        <w:r>
          <w:rPr>
            <w:noProof/>
            <w:webHidden/>
          </w:rPr>
          <w:instrText xml:space="preserve"> PAGEREF _Toc232493571 \h </w:instrText>
        </w:r>
        <w:r>
          <w:rPr>
            <w:noProof/>
            <w:webHidden/>
          </w:rPr>
        </w:r>
        <w:r>
          <w:rPr>
            <w:noProof/>
            <w:webHidden/>
          </w:rPr>
          <w:fldChar w:fldCharType="separate"/>
        </w:r>
        <w:r>
          <w:rPr>
            <w:noProof/>
            <w:webHidden/>
          </w:rPr>
          <w:t>19</w:t>
        </w:r>
        <w:r>
          <w:rPr>
            <w:noProof/>
            <w:webHidden/>
          </w:rPr>
          <w:fldChar w:fldCharType="end"/>
        </w:r>
      </w:hyperlink>
    </w:p>
    <w:p w14:paraId="3A44C3F1" w14:textId="77777777" w:rsidR="002C6BA8" w:rsidRDefault="001375AD">
      <w:pPr>
        <w:pStyle w:val="TOC2"/>
        <w:tabs>
          <w:tab w:val="right" w:leader="dot" w:pos="8630"/>
        </w:tabs>
        <w:rPr>
          <w:noProof/>
        </w:rPr>
      </w:pPr>
      <w:hyperlink w:anchor="_Toc232493572" w:history="1">
        <w:r>
          <w:rPr>
            <w:rStyle w:val="Hyperlink"/>
            <w:noProof/>
          </w:rPr>
          <w:t>Project Title</w:t>
        </w:r>
        <w:r>
          <w:rPr>
            <w:noProof/>
            <w:webHidden/>
          </w:rPr>
          <w:tab/>
        </w:r>
        <w:r>
          <w:rPr>
            <w:noProof/>
            <w:webHidden/>
          </w:rPr>
          <w:fldChar w:fldCharType="begin"/>
        </w:r>
        <w:r>
          <w:rPr>
            <w:noProof/>
            <w:webHidden/>
          </w:rPr>
          <w:instrText xml:space="preserve"> PAGEREF _Toc232493572 \h </w:instrText>
        </w:r>
        <w:r>
          <w:rPr>
            <w:noProof/>
            <w:webHidden/>
          </w:rPr>
        </w:r>
        <w:r>
          <w:rPr>
            <w:noProof/>
            <w:webHidden/>
          </w:rPr>
          <w:fldChar w:fldCharType="separate"/>
        </w:r>
        <w:r>
          <w:rPr>
            <w:noProof/>
            <w:webHidden/>
          </w:rPr>
          <w:t>19</w:t>
        </w:r>
        <w:r>
          <w:rPr>
            <w:noProof/>
            <w:webHidden/>
          </w:rPr>
          <w:fldChar w:fldCharType="end"/>
        </w:r>
      </w:hyperlink>
    </w:p>
    <w:p w14:paraId="7B1DD4D5" w14:textId="77777777" w:rsidR="002C6BA8" w:rsidRDefault="001375AD">
      <w:pPr>
        <w:pStyle w:val="TOC2"/>
        <w:tabs>
          <w:tab w:val="right" w:leader="dot" w:pos="8630"/>
        </w:tabs>
        <w:rPr>
          <w:noProof/>
        </w:rPr>
      </w:pPr>
      <w:hyperlink w:anchor="_Toc232493573" w:history="1">
        <w:r>
          <w:rPr>
            <w:rStyle w:val="Hyperlink"/>
            <w:noProof/>
          </w:rPr>
          <w:t>Project Objectives</w:t>
        </w:r>
        <w:r>
          <w:rPr>
            <w:noProof/>
            <w:webHidden/>
          </w:rPr>
          <w:tab/>
        </w:r>
        <w:r>
          <w:rPr>
            <w:noProof/>
            <w:webHidden/>
          </w:rPr>
          <w:fldChar w:fldCharType="begin"/>
        </w:r>
        <w:r>
          <w:rPr>
            <w:noProof/>
            <w:webHidden/>
          </w:rPr>
          <w:instrText xml:space="preserve"> PAGEREF _Toc232493573 \h </w:instrText>
        </w:r>
        <w:r>
          <w:rPr>
            <w:noProof/>
            <w:webHidden/>
          </w:rPr>
        </w:r>
        <w:r>
          <w:rPr>
            <w:noProof/>
            <w:webHidden/>
          </w:rPr>
          <w:fldChar w:fldCharType="separate"/>
        </w:r>
        <w:r>
          <w:rPr>
            <w:noProof/>
            <w:webHidden/>
          </w:rPr>
          <w:t>19</w:t>
        </w:r>
        <w:r>
          <w:rPr>
            <w:noProof/>
            <w:webHidden/>
          </w:rPr>
          <w:fldChar w:fldCharType="end"/>
        </w:r>
      </w:hyperlink>
    </w:p>
    <w:p w14:paraId="427AD8E1" w14:textId="77777777" w:rsidR="002C6BA8" w:rsidRDefault="001375AD">
      <w:pPr>
        <w:pStyle w:val="TOC2"/>
        <w:tabs>
          <w:tab w:val="right" w:leader="dot" w:pos="8630"/>
        </w:tabs>
        <w:rPr>
          <w:noProof/>
        </w:rPr>
      </w:pPr>
      <w:hyperlink w:anchor="_Toc232493574" w:history="1">
        <w:r>
          <w:rPr>
            <w:rStyle w:val="Hyperlink"/>
            <w:noProof/>
          </w:rPr>
          <w:t>Project Requirements</w:t>
        </w:r>
        <w:r>
          <w:rPr>
            <w:noProof/>
            <w:webHidden/>
          </w:rPr>
          <w:tab/>
        </w:r>
        <w:r>
          <w:rPr>
            <w:noProof/>
            <w:webHidden/>
          </w:rPr>
          <w:fldChar w:fldCharType="begin"/>
        </w:r>
        <w:r>
          <w:rPr>
            <w:noProof/>
            <w:webHidden/>
          </w:rPr>
          <w:instrText xml:space="preserve"> PAGEREF _Toc232493574 \h </w:instrText>
        </w:r>
        <w:r>
          <w:rPr>
            <w:noProof/>
            <w:webHidden/>
          </w:rPr>
        </w:r>
        <w:r>
          <w:rPr>
            <w:noProof/>
            <w:webHidden/>
          </w:rPr>
          <w:fldChar w:fldCharType="separate"/>
        </w:r>
        <w:r>
          <w:rPr>
            <w:noProof/>
            <w:webHidden/>
          </w:rPr>
          <w:t>19</w:t>
        </w:r>
        <w:r>
          <w:rPr>
            <w:noProof/>
            <w:webHidden/>
          </w:rPr>
          <w:fldChar w:fldCharType="end"/>
        </w:r>
      </w:hyperlink>
    </w:p>
    <w:p w14:paraId="7DDEFFFC" w14:textId="77777777" w:rsidR="002C6BA8" w:rsidRDefault="001375AD">
      <w:pPr>
        <w:pStyle w:val="TOC2"/>
        <w:tabs>
          <w:tab w:val="right" w:leader="dot" w:pos="8630"/>
        </w:tabs>
        <w:rPr>
          <w:noProof/>
        </w:rPr>
      </w:pPr>
      <w:hyperlink w:anchor="_Toc232493575" w:history="1">
        <w:r>
          <w:rPr>
            <w:rStyle w:val="Hyperlink"/>
            <w:noProof/>
          </w:rPr>
          <w:t>Development Milestones</w:t>
        </w:r>
        <w:r>
          <w:rPr>
            <w:noProof/>
            <w:webHidden/>
          </w:rPr>
          <w:tab/>
        </w:r>
        <w:r>
          <w:rPr>
            <w:noProof/>
            <w:webHidden/>
          </w:rPr>
          <w:fldChar w:fldCharType="begin"/>
        </w:r>
        <w:r>
          <w:rPr>
            <w:noProof/>
            <w:webHidden/>
          </w:rPr>
          <w:instrText xml:space="preserve"> PAGEREF _Toc232493575 \h </w:instrText>
        </w:r>
        <w:r>
          <w:rPr>
            <w:noProof/>
            <w:webHidden/>
          </w:rPr>
        </w:r>
        <w:r>
          <w:rPr>
            <w:noProof/>
            <w:webHidden/>
          </w:rPr>
          <w:fldChar w:fldCharType="separate"/>
        </w:r>
        <w:r>
          <w:rPr>
            <w:noProof/>
            <w:webHidden/>
          </w:rPr>
          <w:t>19</w:t>
        </w:r>
        <w:r>
          <w:rPr>
            <w:noProof/>
            <w:webHidden/>
          </w:rPr>
          <w:fldChar w:fldCharType="end"/>
        </w:r>
      </w:hyperlink>
    </w:p>
    <w:p w14:paraId="6F0F54FD" w14:textId="77777777" w:rsidR="002C6BA8" w:rsidRDefault="001375AD">
      <w:pPr>
        <w:pStyle w:val="TOC2"/>
        <w:tabs>
          <w:tab w:val="right" w:leader="dot" w:pos="8630"/>
        </w:tabs>
        <w:rPr>
          <w:noProof/>
        </w:rPr>
      </w:pPr>
      <w:hyperlink w:anchor="_Toc232493576" w:history="1">
        <w:r>
          <w:rPr>
            <w:rStyle w:val="Hyperlink"/>
            <w:noProof/>
          </w:rPr>
          <w:t>Testing Results</w:t>
        </w:r>
        <w:r>
          <w:rPr>
            <w:noProof/>
            <w:webHidden/>
          </w:rPr>
          <w:tab/>
        </w:r>
        <w:r>
          <w:rPr>
            <w:noProof/>
            <w:webHidden/>
          </w:rPr>
          <w:fldChar w:fldCharType="begin"/>
        </w:r>
        <w:r>
          <w:rPr>
            <w:noProof/>
            <w:webHidden/>
          </w:rPr>
          <w:instrText xml:space="preserve"> PAGEREF _Toc232493576 \h </w:instrText>
        </w:r>
        <w:r>
          <w:rPr>
            <w:noProof/>
            <w:webHidden/>
          </w:rPr>
        </w:r>
        <w:r>
          <w:rPr>
            <w:noProof/>
            <w:webHidden/>
          </w:rPr>
          <w:fldChar w:fldCharType="separate"/>
        </w:r>
        <w:r>
          <w:rPr>
            <w:noProof/>
            <w:webHidden/>
          </w:rPr>
          <w:t>19</w:t>
        </w:r>
        <w:r>
          <w:rPr>
            <w:noProof/>
            <w:webHidden/>
          </w:rPr>
          <w:fldChar w:fldCharType="end"/>
        </w:r>
      </w:hyperlink>
    </w:p>
    <w:p w14:paraId="3A3C6413" w14:textId="77777777" w:rsidR="002C6BA8" w:rsidRDefault="001375AD">
      <w:pPr>
        <w:pStyle w:val="TOC2"/>
        <w:tabs>
          <w:tab w:val="right" w:leader="dot" w:pos="8630"/>
        </w:tabs>
        <w:rPr>
          <w:noProof/>
        </w:rPr>
      </w:pPr>
      <w:hyperlink w:anchor="_Toc232493577" w:history="1">
        <w:r>
          <w:rPr>
            <w:rStyle w:val="Hyperlink"/>
            <w:noProof/>
          </w:rPr>
          <w:t>Lessons Learned</w:t>
        </w:r>
        <w:r>
          <w:rPr>
            <w:noProof/>
            <w:webHidden/>
          </w:rPr>
          <w:tab/>
        </w:r>
        <w:r>
          <w:rPr>
            <w:noProof/>
            <w:webHidden/>
          </w:rPr>
          <w:fldChar w:fldCharType="begin"/>
        </w:r>
        <w:r>
          <w:rPr>
            <w:noProof/>
            <w:webHidden/>
          </w:rPr>
          <w:instrText xml:space="preserve"> PAGEREF _Toc232493577 \h </w:instrText>
        </w:r>
        <w:r>
          <w:rPr>
            <w:noProof/>
            <w:webHidden/>
          </w:rPr>
        </w:r>
        <w:r>
          <w:rPr>
            <w:noProof/>
            <w:webHidden/>
          </w:rPr>
          <w:fldChar w:fldCharType="separate"/>
        </w:r>
        <w:r>
          <w:rPr>
            <w:noProof/>
            <w:webHidden/>
          </w:rPr>
          <w:t>19</w:t>
        </w:r>
        <w:r>
          <w:rPr>
            <w:noProof/>
            <w:webHidden/>
          </w:rPr>
          <w:fldChar w:fldCharType="end"/>
        </w:r>
      </w:hyperlink>
    </w:p>
    <w:p w14:paraId="39D7F19D" w14:textId="77777777" w:rsidR="002C6BA8" w:rsidRDefault="001375AD">
      <w:pPr>
        <w:pStyle w:val="TOC2"/>
        <w:tabs>
          <w:tab w:val="right" w:leader="dot" w:pos="8630"/>
        </w:tabs>
        <w:rPr>
          <w:noProof/>
        </w:rPr>
      </w:pPr>
      <w:hyperlink w:anchor="_Toc232493578" w:history="1">
        <w:r>
          <w:rPr>
            <w:rStyle w:val="Hyperlink"/>
            <w:noProof/>
          </w:rPr>
          <w:t>Future Improvements</w:t>
        </w:r>
        <w:r>
          <w:rPr>
            <w:noProof/>
            <w:webHidden/>
          </w:rPr>
          <w:tab/>
        </w:r>
        <w:r>
          <w:rPr>
            <w:noProof/>
            <w:webHidden/>
          </w:rPr>
          <w:fldChar w:fldCharType="begin"/>
        </w:r>
        <w:r>
          <w:rPr>
            <w:noProof/>
            <w:webHidden/>
          </w:rPr>
          <w:instrText xml:space="preserve"> PAGEREF _Toc232493578 \h </w:instrText>
        </w:r>
        <w:r>
          <w:rPr>
            <w:noProof/>
            <w:webHidden/>
          </w:rPr>
        </w:r>
        <w:r>
          <w:rPr>
            <w:noProof/>
            <w:webHidden/>
          </w:rPr>
          <w:fldChar w:fldCharType="separate"/>
        </w:r>
        <w:r>
          <w:rPr>
            <w:noProof/>
            <w:webHidden/>
          </w:rPr>
          <w:t>19</w:t>
        </w:r>
        <w:r>
          <w:rPr>
            <w:noProof/>
            <w:webHidden/>
          </w:rPr>
          <w:fldChar w:fldCharType="end"/>
        </w:r>
      </w:hyperlink>
    </w:p>
    <w:p w14:paraId="2C5CDD2B" w14:textId="77777777" w:rsidR="002C6BA8" w:rsidRDefault="001375AD">
      <w:pPr>
        <w:pStyle w:val="TOC1"/>
        <w:tabs>
          <w:tab w:val="right" w:leader="dot" w:pos="8630"/>
        </w:tabs>
        <w:rPr>
          <w:noProof/>
        </w:rPr>
      </w:pPr>
      <w:hyperlink w:anchor="_Toc232493579" w:history="1">
        <w:r>
          <w:rPr>
            <w:rStyle w:val="Hyperlink"/>
            <w:noProof/>
          </w:rPr>
          <w:t>End of Semester Reflection</w:t>
        </w:r>
        <w:r>
          <w:rPr>
            <w:noProof/>
            <w:webHidden/>
          </w:rPr>
          <w:tab/>
        </w:r>
        <w:r>
          <w:rPr>
            <w:noProof/>
            <w:webHidden/>
          </w:rPr>
          <w:fldChar w:fldCharType="begin"/>
        </w:r>
        <w:r>
          <w:rPr>
            <w:noProof/>
            <w:webHidden/>
          </w:rPr>
          <w:instrText xml:space="preserve"> PAGEREF _Toc232493579 \h </w:instrText>
        </w:r>
        <w:r>
          <w:rPr>
            <w:noProof/>
            <w:webHidden/>
          </w:rPr>
        </w:r>
        <w:r>
          <w:rPr>
            <w:noProof/>
            <w:webHidden/>
          </w:rPr>
          <w:fldChar w:fldCharType="separate"/>
        </w:r>
        <w:r>
          <w:rPr>
            <w:noProof/>
            <w:webHidden/>
          </w:rPr>
          <w:t>20</w:t>
        </w:r>
        <w:r>
          <w:rPr>
            <w:noProof/>
            <w:webHidden/>
          </w:rPr>
          <w:fldChar w:fldCharType="end"/>
        </w:r>
      </w:hyperlink>
    </w:p>
    <w:p w14:paraId="019D78E4" w14:textId="77777777" w:rsidR="002C6BA8" w:rsidRDefault="001375AD">
      <w:pPr>
        <w:pStyle w:val="TOC2"/>
        <w:tabs>
          <w:tab w:val="right" w:leader="dot" w:pos="8630"/>
        </w:tabs>
        <w:rPr>
          <w:noProof/>
        </w:rPr>
      </w:pPr>
      <w:hyperlink w:anchor="_Toc232493580" w:history="1">
        <w:r>
          <w:rPr>
            <w:rStyle w:val="Hyperlink"/>
            <w:noProof/>
          </w:rPr>
          <w:t>Summary of Skills Acquired</w:t>
        </w:r>
        <w:r>
          <w:rPr>
            <w:noProof/>
            <w:webHidden/>
          </w:rPr>
          <w:tab/>
        </w:r>
        <w:r>
          <w:rPr>
            <w:noProof/>
            <w:webHidden/>
          </w:rPr>
          <w:fldChar w:fldCharType="begin"/>
        </w:r>
        <w:r>
          <w:rPr>
            <w:noProof/>
            <w:webHidden/>
          </w:rPr>
          <w:instrText xml:space="preserve"> PAGEREF _Toc232493580 \h </w:instrText>
        </w:r>
        <w:r>
          <w:rPr>
            <w:noProof/>
            <w:webHidden/>
          </w:rPr>
        </w:r>
        <w:r>
          <w:rPr>
            <w:noProof/>
            <w:webHidden/>
          </w:rPr>
          <w:fldChar w:fldCharType="separate"/>
        </w:r>
        <w:r>
          <w:rPr>
            <w:noProof/>
            <w:webHidden/>
          </w:rPr>
          <w:t>20</w:t>
        </w:r>
        <w:r>
          <w:rPr>
            <w:noProof/>
            <w:webHidden/>
          </w:rPr>
          <w:fldChar w:fldCharType="end"/>
        </w:r>
      </w:hyperlink>
    </w:p>
    <w:p w14:paraId="11337422" w14:textId="77777777" w:rsidR="002C6BA8" w:rsidRDefault="001375AD">
      <w:pPr>
        <w:pStyle w:val="TOC2"/>
        <w:tabs>
          <w:tab w:val="right" w:leader="dot" w:pos="8630"/>
        </w:tabs>
        <w:rPr>
          <w:noProof/>
        </w:rPr>
      </w:pPr>
      <w:hyperlink w:anchor="_Toc232493581" w:history="1">
        <w:r>
          <w:rPr>
            <w:rStyle w:val="Hyperlink"/>
            <w:noProof/>
          </w:rPr>
          <w:t>Most Interesting Topic</w:t>
        </w:r>
        <w:r>
          <w:rPr>
            <w:noProof/>
            <w:webHidden/>
          </w:rPr>
          <w:tab/>
        </w:r>
        <w:r>
          <w:rPr>
            <w:noProof/>
            <w:webHidden/>
          </w:rPr>
          <w:fldChar w:fldCharType="begin"/>
        </w:r>
        <w:r>
          <w:rPr>
            <w:noProof/>
            <w:webHidden/>
          </w:rPr>
          <w:instrText xml:space="preserve"> PAGEREF _Toc232493581 \h </w:instrText>
        </w:r>
        <w:r>
          <w:rPr>
            <w:noProof/>
            <w:webHidden/>
          </w:rPr>
        </w:r>
        <w:r>
          <w:rPr>
            <w:noProof/>
            <w:webHidden/>
          </w:rPr>
          <w:fldChar w:fldCharType="separate"/>
        </w:r>
        <w:r>
          <w:rPr>
            <w:noProof/>
            <w:webHidden/>
          </w:rPr>
          <w:t>20</w:t>
        </w:r>
        <w:r>
          <w:rPr>
            <w:noProof/>
            <w:webHidden/>
          </w:rPr>
          <w:fldChar w:fldCharType="end"/>
        </w:r>
      </w:hyperlink>
    </w:p>
    <w:p w14:paraId="7DFB03C2" w14:textId="77777777" w:rsidR="002C6BA8" w:rsidRDefault="001375AD">
      <w:pPr>
        <w:pStyle w:val="TOC2"/>
        <w:tabs>
          <w:tab w:val="right" w:leader="dot" w:pos="8630"/>
        </w:tabs>
        <w:rPr>
          <w:noProof/>
        </w:rPr>
      </w:pPr>
      <w:hyperlink w:anchor="_Toc232493582" w:history="1">
        <w:r>
          <w:rPr>
            <w:rStyle w:val="Hyperlink"/>
            <w:noProof/>
          </w:rPr>
          <w:t>Major Challenges Faced</w:t>
        </w:r>
        <w:r>
          <w:rPr>
            <w:noProof/>
            <w:webHidden/>
          </w:rPr>
          <w:tab/>
        </w:r>
        <w:r>
          <w:rPr>
            <w:noProof/>
            <w:webHidden/>
          </w:rPr>
          <w:fldChar w:fldCharType="begin"/>
        </w:r>
        <w:r>
          <w:rPr>
            <w:noProof/>
            <w:webHidden/>
          </w:rPr>
          <w:instrText xml:space="preserve"> PAGEREF _Toc232493582 \h </w:instrText>
        </w:r>
        <w:r>
          <w:rPr>
            <w:noProof/>
            <w:webHidden/>
          </w:rPr>
        </w:r>
        <w:r>
          <w:rPr>
            <w:noProof/>
            <w:webHidden/>
          </w:rPr>
          <w:fldChar w:fldCharType="separate"/>
        </w:r>
        <w:r>
          <w:rPr>
            <w:noProof/>
            <w:webHidden/>
          </w:rPr>
          <w:t>20</w:t>
        </w:r>
        <w:r>
          <w:rPr>
            <w:noProof/>
            <w:webHidden/>
          </w:rPr>
          <w:fldChar w:fldCharType="end"/>
        </w:r>
      </w:hyperlink>
    </w:p>
    <w:p w14:paraId="21CC12CA" w14:textId="77777777" w:rsidR="002C6BA8" w:rsidRDefault="001375AD">
      <w:pPr>
        <w:pStyle w:val="TOC2"/>
        <w:tabs>
          <w:tab w:val="right" w:leader="dot" w:pos="8630"/>
        </w:tabs>
        <w:rPr>
          <w:noProof/>
        </w:rPr>
      </w:pPr>
      <w:hyperlink w:anchor="_Toc232493583" w:history="1">
        <w:r>
          <w:rPr>
            <w:rStyle w:val="Hyperlink"/>
            <w:noProof/>
          </w:rPr>
          <w:t>How Challenges Were Overcome</w:t>
        </w:r>
        <w:r>
          <w:rPr>
            <w:noProof/>
            <w:webHidden/>
          </w:rPr>
          <w:tab/>
        </w:r>
        <w:r>
          <w:rPr>
            <w:noProof/>
            <w:webHidden/>
          </w:rPr>
          <w:fldChar w:fldCharType="begin"/>
        </w:r>
        <w:r>
          <w:rPr>
            <w:noProof/>
            <w:webHidden/>
          </w:rPr>
          <w:instrText xml:space="preserve"> PAGEREF _Toc232493583 \h </w:instrText>
        </w:r>
        <w:r>
          <w:rPr>
            <w:noProof/>
            <w:webHidden/>
          </w:rPr>
        </w:r>
        <w:r>
          <w:rPr>
            <w:noProof/>
            <w:webHidden/>
          </w:rPr>
          <w:fldChar w:fldCharType="separate"/>
        </w:r>
        <w:r>
          <w:rPr>
            <w:noProof/>
            <w:webHidden/>
          </w:rPr>
          <w:t>20</w:t>
        </w:r>
        <w:r>
          <w:rPr>
            <w:noProof/>
            <w:webHidden/>
          </w:rPr>
          <w:fldChar w:fldCharType="end"/>
        </w:r>
      </w:hyperlink>
    </w:p>
    <w:p w14:paraId="2CF9A16E" w14:textId="77777777" w:rsidR="002C6BA8" w:rsidRDefault="001375AD">
      <w:pPr>
        <w:pStyle w:val="TOC2"/>
        <w:tabs>
          <w:tab w:val="right" w:leader="dot" w:pos="8630"/>
        </w:tabs>
        <w:rPr>
          <w:noProof/>
        </w:rPr>
      </w:pPr>
      <w:hyperlink w:anchor="_Toc232493584" w:history="1">
        <w:r>
          <w:rPr>
            <w:rStyle w:val="Hyperlink"/>
            <w:noProof/>
          </w:rPr>
          <w:t>Professional Growth Achieved</w:t>
        </w:r>
        <w:r>
          <w:rPr>
            <w:noProof/>
            <w:webHidden/>
          </w:rPr>
          <w:tab/>
        </w:r>
        <w:r>
          <w:rPr>
            <w:noProof/>
            <w:webHidden/>
          </w:rPr>
          <w:fldChar w:fldCharType="begin"/>
        </w:r>
        <w:r>
          <w:rPr>
            <w:noProof/>
            <w:webHidden/>
          </w:rPr>
          <w:instrText xml:space="preserve"> PAGEREF _Toc232493584 \h </w:instrText>
        </w:r>
        <w:r>
          <w:rPr>
            <w:noProof/>
            <w:webHidden/>
          </w:rPr>
        </w:r>
        <w:r>
          <w:rPr>
            <w:noProof/>
            <w:webHidden/>
          </w:rPr>
          <w:fldChar w:fldCharType="separate"/>
        </w:r>
        <w:r>
          <w:rPr>
            <w:noProof/>
            <w:webHidden/>
          </w:rPr>
          <w:t>20</w:t>
        </w:r>
        <w:r>
          <w:rPr>
            <w:noProof/>
            <w:webHidden/>
          </w:rPr>
          <w:fldChar w:fldCharType="end"/>
        </w:r>
      </w:hyperlink>
    </w:p>
    <w:p w14:paraId="7FB2CED3" w14:textId="77777777" w:rsidR="002C6BA8" w:rsidRDefault="001375AD">
      <w:pPr>
        <w:pStyle w:val="TOC2"/>
        <w:tabs>
          <w:tab w:val="right" w:leader="dot" w:pos="8630"/>
        </w:tabs>
        <w:rPr>
          <w:noProof/>
        </w:rPr>
      </w:pPr>
      <w:hyperlink w:anchor="_Toc232493585" w:history="1">
        <w:r>
          <w:rPr>
            <w:rStyle w:val="Hyperlink"/>
            <w:noProof/>
          </w:rPr>
          <w:t>Overall Course Experience</w:t>
        </w:r>
        <w:r>
          <w:rPr>
            <w:noProof/>
            <w:webHidden/>
          </w:rPr>
          <w:tab/>
        </w:r>
        <w:r>
          <w:rPr>
            <w:noProof/>
            <w:webHidden/>
          </w:rPr>
          <w:fldChar w:fldCharType="begin"/>
        </w:r>
        <w:r>
          <w:rPr>
            <w:noProof/>
            <w:webHidden/>
          </w:rPr>
          <w:instrText xml:space="preserve"> PAGEREF _Toc232493585 \h </w:instrText>
        </w:r>
        <w:r>
          <w:rPr>
            <w:noProof/>
            <w:webHidden/>
          </w:rPr>
        </w:r>
        <w:r>
          <w:rPr>
            <w:noProof/>
            <w:webHidden/>
          </w:rPr>
          <w:fldChar w:fldCharType="separate"/>
        </w:r>
        <w:r>
          <w:rPr>
            <w:noProof/>
            <w:webHidden/>
          </w:rPr>
          <w:t>20</w:t>
        </w:r>
        <w:r>
          <w:rPr>
            <w:noProof/>
            <w:webHidden/>
          </w:rPr>
          <w:fldChar w:fldCharType="end"/>
        </w:r>
      </w:hyperlink>
    </w:p>
    <w:p w14:paraId="09B57B01" w14:textId="77777777" w:rsidR="002C6BA8" w:rsidRDefault="001375AD">
      <w:pPr>
        <w:pStyle w:val="TOC1"/>
        <w:tabs>
          <w:tab w:val="right" w:leader="dot" w:pos="8630"/>
        </w:tabs>
        <w:rPr>
          <w:noProof/>
        </w:rPr>
      </w:pPr>
      <w:hyperlink w:anchor="_Toc232493586" w:history="1">
        <w:r>
          <w:rPr>
            <w:rStyle w:val="Hyperlink"/>
            <w:noProof/>
          </w:rPr>
          <w:t>Final Approval</w:t>
        </w:r>
        <w:r>
          <w:rPr>
            <w:noProof/>
            <w:webHidden/>
          </w:rPr>
          <w:tab/>
        </w:r>
        <w:r>
          <w:rPr>
            <w:noProof/>
            <w:webHidden/>
          </w:rPr>
          <w:fldChar w:fldCharType="begin"/>
        </w:r>
        <w:r>
          <w:rPr>
            <w:noProof/>
            <w:webHidden/>
          </w:rPr>
          <w:instrText xml:space="preserve"> PAGEREF _Toc232493586 \h </w:instrText>
        </w:r>
        <w:r>
          <w:rPr>
            <w:noProof/>
            <w:webHidden/>
          </w:rPr>
        </w:r>
        <w:r>
          <w:rPr>
            <w:noProof/>
            <w:webHidden/>
          </w:rPr>
          <w:fldChar w:fldCharType="separate"/>
        </w:r>
        <w:r>
          <w:rPr>
            <w:noProof/>
            <w:webHidden/>
          </w:rPr>
          <w:t>20</w:t>
        </w:r>
        <w:r>
          <w:rPr>
            <w:noProof/>
            <w:webHidden/>
          </w:rPr>
          <w:fldChar w:fldCharType="end"/>
        </w:r>
      </w:hyperlink>
    </w:p>
    <w:p w14:paraId="123C7CB4" w14:textId="77777777" w:rsidR="002C6BA8" w:rsidRDefault="001375AD">
      <w:r>
        <w:rPr>
          <w:b/>
          <w:bCs/>
          <w:noProof/>
        </w:rPr>
        <w:fldChar w:fldCharType="end"/>
      </w:r>
    </w:p>
    <w:p w14:paraId="3588C6BB" w14:textId="77777777" w:rsidR="002C6BA8" w:rsidRDefault="001375AD">
      <w:r>
        <w:br w:type="page"/>
      </w:r>
    </w:p>
    <w:p w14:paraId="5B3CB665" w14:textId="77777777" w:rsidR="002C6BA8" w:rsidRDefault="001375AD">
      <w:pPr>
        <w:pStyle w:val="Heading1"/>
      </w:pPr>
      <w:bookmarkStart w:id="27" w:name="_Toc232493545"/>
      <w:r>
        <w:lastRenderedPageBreak/>
        <w:t>Week 1: Introduction to Mobile Application Development</w:t>
      </w:r>
      <w:bookmarkEnd w:id="27"/>
    </w:p>
    <w:p w14:paraId="432E1EF4" w14:textId="77777777" w:rsidR="002C6BA8" w:rsidRDefault="001375AD">
      <w:r>
        <w:br/>
        <w:t xml:space="preserve">Thika Varsity Mobile Application created using Kotlin </w:t>
      </w:r>
      <w:r>
        <w:br/>
      </w:r>
    </w:p>
    <w:p w14:paraId="5B663D72" w14:textId="77777777" w:rsidR="002C6BA8" w:rsidRDefault="001375AD">
      <w:r>
        <w:br/>
      </w:r>
    </w:p>
    <w:p w14:paraId="7C503133" w14:textId="77777777" w:rsidR="002C6BA8" w:rsidRDefault="001375AD">
      <w:pPr>
        <w:pStyle w:val="Heading2"/>
      </w:pPr>
      <w:bookmarkStart w:id="28" w:name="_Toc232493546"/>
      <w:r>
        <w:t>Practical Activities Undertaken</w:t>
      </w:r>
      <w:bookmarkEnd w:id="28"/>
    </w:p>
    <w:p w14:paraId="2B7C7C39" w14:textId="77777777" w:rsidR="002C6BA8" w:rsidRDefault="001375AD">
      <w:r>
        <w:br/>
        <w:t xml:space="preserve">only screenshots needed and labeling </w:t>
      </w:r>
      <w:r>
        <w:br/>
        <w:t>Screenshots/Evidence Attached (Yes/No)</w:t>
      </w:r>
      <w:r>
        <w:br/>
      </w:r>
    </w:p>
    <w:p w14:paraId="61B65293" w14:textId="77777777" w:rsidR="002C6BA8" w:rsidRDefault="001375AD">
      <w:pPr>
        <w:pStyle w:val="Heading2"/>
      </w:pPr>
      <w:bookmarkStart w:id="29" w:name="_Toc232493547"/>
      <w:r>
        <w:t>Tools/Software Used</w:t>
      </w:r>
      <w:bookmarkEnd w:id="29"/>
    </w:p>
    <w:p w14:paraId="2A8AB043" w14:textId="77777777" w:rsidR="002C6BA8" w:rsidRDefault="001375AD">
      <w:r>
        <w:t>Android studio</w:t>
      </w:r>
    </w:p>
    <w:p w14:paraId="2598D288" w14:textId="77777777" w:rsidR="002C6BA8" w:rsidRDefault="001375AD">
      <w:pPr>
        <w:rPr>
          <w:del w:id="30" w:author="Emmanuel" w:date="2026-06-10T11:39:00Z"/>
        </w:rPr>
      </w:pPr>
      <w:r>
        <w:rPr>
          <w:noProof/>
        </w:rPr>
        <w:drawing>
          <wp:inline distT="0" distB="0" distL="0" distR="0" wp14:anchorId="5E9DD0D0" wp14:editId="6760A0A4">
            <wp:extent cx="3530600" cy="2171700"/>
            <wp:effectExtent l="0" t="0" r="0" b="0"/>
            <wp:docPr id="1026"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8" cstate="print"/>
                    <a:srcRect/>
                    <a:stretch/>
                  </pic:blipFill>
                  <pic:spPr>
                    <a:xfrm>
                      <a:off x="0" y="0"/>
                      <a:ext cx="3530600" cy="2171700"/>
                    </a:xfrm>
                    <a:prstGeom prst="rect">
                      <a:avLst/>
                    </a:prstGeom>
                  </pic:spPr>
                </pic:pic>
              </a:graphicData>
            </a:graphic>
          </wp:inline>
        </w:drawing>
      </w:r>
      <w:del w:id="31" w:author="Emmanuel" w:date="2026-06-10T11:39:00Z">
        <w:r w:rsidDel="C091A591">
          <w:delText xml:space="preserve">Android Studio </w:delText>
        </w:r>
      </w:del>
    </w:p>
    <w:p w14:paraId="72D17D3A" w14:textId="77777777" w:rsidR="002C6BA8" w:rsidRDefault="001375AD">
      <w:del w:id="32" w:author="Emmanuel" w:date="2026-06-10T11:39:00Z">
        <w:r w:rsidDel="DF56884B">
          <w:rPr>
            <w:noProof/>
          </w:rPr>
          <w:lastRenderedPageBreak/>
          <w:drawing>
            <wp:inline distT="0" distB="0" distL="0" distR="0" wp14:anchorId="00FF8EB2" wp14:editId="6711F158">
              <wp:extent cx="5657850" cy="3187700"/>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a:stretch/>
                    </pic:blipFill>
                    <pic:spPr>
                      <a:xfrm>
                        <a:off x="0" y="0"/>
                        <a:ext cx="5657850" cy="3187700"/>
                      </a:xfrm>
                      <a:prstGeom prst="rect">
                        <a:avLst/>
                      </a:prstGeom>
                    </pic:spPr>
                  </pic:pic>
                </a:graphicData>
              </a:graphic>
            </wp:inline>
          </w:drawing>
        </w:r>
      </w:del>
      <w:r>
        <w:br/>
      </w:r>
    </w:p>
    <w:p w14:paraId="69BE0165" w14:textId="77777777" w:rsidR="002C6BA8" w:rsidRDefault="001375AD">
      <w:pPr>
        <w:rPr>
          <w:b/>
          <w:bCs/>
        </w:rPr>
      </w:pPr>
      <w:r>
        <w:rPr>
          <w:b/>
          <w:bCs/>
        </w:rPr>
        <w:t>Supabase</w:t>
      </w:r>
    </w:p>
    <w:p w14:paraId="39486C1D" w14:textId="77777777" w:rsidR="002C6BA8" w:rsidRDefault="001375AD">
      <w:r>
        <w:rPr>
          <w:noProof/>
        </w:rPr>
        <w:drawing>
          <wp:inline distT="0" distB="0" distL="0" distR="0" wp14:anchorId="36649D07" wp14:editId="4CE8F59A">
            <wp:extent cx="5486400" cy="1914525"/>
            <wp:effectExtent l="0" t="0" r="0" b="9525"/>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0" cstate="print"/>
                    <a:srcRect/>
                    <a:stretch/>
                  </pic:blipFill>
                  <pic:spPr>
                    <a:xfrm>
                      <a:off x="0" y="0"/>
                      <a:ext cx="5486400" cy="1914525"/>
                    </a:xfrm>
                    <a:prstGeom prst="rect">
                      <a:avLst/>
                    </a:prstGeom>
                  </pic:spPr>
                </pic:pic>
              </a:graphicData>
            </a:graphic>
          </wp:inline>
        </w:drawing>
      </w:r>
    </w:p>
    <w:p w14:paraId="2A686802" w14:textId="77777777" w:rsidR="002C6BA8" w:rsidRDefault="002C6BA8"/>
    <w:p w14:paraId="026AD58B" w14:textId="77777777" w:rsidR="002C6BA8" w:rsidRDefault="002C6BA8">
      <w:pPr>
        <w:pStyle w:val="Heading2"/>
      </w:pPr>
    </w:p>
    <w:p w14:paraId="578EED8B" w14:textId="77777777" w:rsidR="002C6BA8" w:rsidRDefault="001375AD">
      <w:r>
        <w:br/>
      </w:r>
    </w:p>
    <w:p w14:paraId="213BC23F" w14:textId="77777777" w:rsidR="002C6BA8" w:rsidRDefault="001375AD">
      <w:r>
        <w:br/>
      </w:r>
      <w:r>
        <w:br/>
      </w:r>
      <w:r>
        <w:br/>
      </w:r>
    </w:p>
    <w:p w14:paraId="0C979FB7" w14:textId="77777777" w:rsidR="002C6BA8" w:rsidRDefault="001375AD">
      <w:pPr>
        <w:pStyle w:val="Heading2"/>
        <w:rPr>
          <w:rFonts w:ascii="Times New Roman" w:hAnsi="Times New Roman" w:cs="Times New Roman"/>
        </w:rPr>
      </w:pPr>
      <w:bookmarkStart w:id="33" w:name="_Toc232493548"/>
      <w:r>
        <w:rPr>
          <w:rFonts w:ascii="Times New Roman" w:hAnsi="Times New Roman" w:cs="Times New Roman"/>
        </w:rPr>
        <w:lastRenderedPageBreak/>
        <w:t>Personal Reflection</w:t>
      </w:r>
      <w:bookmarkEnd w:id="33"/>
    </w:p>
    <w:p w14:paraId="2FD6E521" w14:textId="77777777" w:rsidR="002C6BA8" w:rsidRDefault="001375AD">
      <w:pPr>
        <w:rPr>
          <w:rFonts w:ascii="Times New Roman" w:hAnsi="Times New Roman" w:cs="Times New Roman"/>
        </w:rPr>
      </w:pPr>
      <w:r>
        <w:rPr>
          <w:rFonts w:ascii="Times New Roman" w:hAnsi="Times New Roman" w:cs="Times New Roman"/>
        </w:rPr>
        <w:t>The project challenged me in integrating complex features including M-Pesa payments, AI-powered recommendations, and a pin-drop navigation system. I overcame obstacles with Firebase auth, Supabase RLS policies, and even state management in Compose. Each challenge improved my debugging skills and deepened my understanding of modern Android development in this AI generation.</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6220FEEC" w14:textId="77777777" w:rsidR="002C6BA8" w:rsidRDefault="002C6BA8">
      <w:pPr>
        <w:pStyle w:val="Heading2"/>
      </w:pPr>
    </w:p>
    <w:p w14:paraId="26E09F11" w14:textId="77777777" w:rsidR="002C6BA8" w:rsidRDefault="001375AD">
      <w:r>
        <w:br/>
      </w:r>
      <w:r>
        <w:br/>
      </w:r>
      <w:r>
        <w:br/>
      </w:r>
    </w:p>
    <w:p w14:paraId="12432845" w14:textId="77777777" w:rsidR="002C6BA8" w:rsidRDefault="001375AD">
      <w:pPr>
        <w:pStyle w:val="Heading1"/>
      </w:pPr>
      <w:r>
        <w:br/>
      </w:r>
      <w:r>
        <w:br/>
      </w:r>
      <w:r>
        <w:br/>
      </w:r>
      <w:bookmarkStart w:id="34" w:name="_Toc232493549"/>
      <w:r>
        <w:t>Week 2: Mobile Development Environment</w:t>
      </w:r>
      <w:bookmarkEnd w:id="34"/>
    </w:p>
    <w:p w14:paraId="356C916B" w14:textId="77777777" w:rsidR="002C6BA8" w:rsidRDefault="001375AD">
      <w:r>
        <w:t>Emulator running hello world</w:t>
      </w:r>
    </w:p>
    <w:p w14:paraId="2113921C" w14:textId="77777777" w:rsidR="002C6BA8" w:rsidRDefault="002C6BA8">
      <w:pPr>
        <w:rPr>
          <w:noProof/>
        </w:rPr>
      </w:pPr>
    </w:p>
    <w:p w14:paraId="06D906A8" w14:textId="77777777" w:rsidR="002C6BA8" w:rsidRDefault="001375AD">
      <w:r>
        <w:rPr>
          <w:noProof/>
        </w:rPr>
        <w:lastRenderedPageBreak/>
        <w:drawing>
          <wp:inline distT="0" distB="0" distL="0" distR="0" wp14:anchorId="2022E98B" wp14:editId="76662FBE">
            <wp:extent cx="5486400" cy="4537710"/>
            <wp:effectExtent l="0" t="0" r="0" b="0"/>
            <wp:docPr id="10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1" cstate="print"/>
                    <a:srcRect/>
                    <a:stretch/>
                  </pic:blipFill>
                  <pic:spPr>
                    <a:xfrm>
                      <a:off x="0" y="0"/>
                      <a:ext cx="5486400" cy="4537710"/>
                    </a:xfrm>
                    <a:prstGeom prst="rect">
                      <a:avLst/>
                    </a:prstGeom>
                  </pic:spPr>
                </pic:pic>
              </a:graphicData>
            </a:graphic>
          </wp:inline>
        </w:drawing>
      </w:r>
    </w:p>
    <w:p w14:paraId="4EE0FD46" w14:textId="77777777" w:rsidR="002C6BA8" w:rsidRDefault="001375AD">
      <w:pPr>
        <w:keepNext/>
      </w:pPr>
      <w:r>
        <w:rPr>
          <w:b/>
          <w:bCs/>
        </w:rPr>
        <w:lastRenderedPageBreak/>
        <w:t xml:space="preserve"> </w:t>
      </w:r>
      <w:r>
        <w:rPr>
          <w:noProof/>
        </w:rPr>
        <w:drawing>
          <wp:inline distT="0" distB="0" distL="0" distR="0" wp14:anchorId="49427958" wp14:editId="1635FF69">
            <wp:extent cx="4219575" cy="3895724"/>
            <wp:effectExtent l="0" t="0" r="9525" b="9525"/>
            <wp:docPr id="103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srcRect/>
                    <a:stretch/>
                  </pic:blipFill>
                  <pic:spPr>
                    <a:xfrm>
                      <a:off x="0" y="0"/>
                      <a:ext cx="4219575" cy="3895724"/>
                    </a:xfrm>
                    <a:prstGeom prst="rect">
                      <a:avLst/>
                    </a:prstGeom>
                  </pic:spPr>
                </pic:pic>
              </a:graphicData>
            </a:graphic>
          </wp:inline>
        </w:drawing>
      </w:r>
    </w:p>
    <w:p w14:paraId="286140A5" w14:textId="77777777" w:rsidR="002C6BA8" w:rsidRDefault="001375AD">
      <w:pPr>
        <w:pStyle w:val="Caption"/>
        <w:rPr>
          <w:b w:val="0"/>
          <w:bCs w:val="0"/>
        </w:rPr>
      </w:pPr>
      <w:r>
        <w:t xml:space="preserve">Figure </w:t>
      </w:r>
      <w:r>
        <w:fldChar w:fldCharType="begin"/>
      </w:r>
      <w:r>
        <w:instrText xml:space="preserve"> SEQ Figure \* ARABIC </w:instrText>
      </w:r>
      <w:r>
        <w:fldChar w:fldCharType="separate"/>
      </w:r>
      <w:r>
        <w:rPr>
          <w:noProof/>
        </w:rPr>
        <w:t>1</w:t>
      </w:r>
      <w:r>
        <w:fldChar w:fldCharType="end"/>
      </w:r>
      <w:r>
        <w:t>Simple login</w:t>
      </w:r>
    </w:p>
    <w:p w14:paraId="35F9C818" w14:textId="77777777" w:rsidR="002C6BA8" w:rsidRDefault="001375AD">
      <w:pPr>
        <w:pStyle w:val="Heading4"/>
      </w:pPr>
      <w:r>
        <w:t>Personal reflection</w:t>
      </w:r>
    </w:p>
    <w:p w14:paraId="4A7E0581" w14:textId="77777777" w:rsidR="002C6BA8" w:rsidRDefault="001375AD">
      <w:r>
        <w:t xml:space="preserve">This topic enabled me to run a simple hello world on my emulator then build a simple user interface on the login page. </w:t>
      </w:r>
    </w:p>
    <w:p w14:paraId="5FA5F5F6" w14:textId="77777777" w:rsidR="002C6BA8" w:rsidRDefault="001375AD">
      <w:pPr>
        <w:pStyle w:val="Heading1"/>
      </w:pPr>
      <w:bookmarkStart w:id="35" w:name="_Toc232493550"/>
      <w:r>
        <w:lastRenderedPageBreak/>
        <w:t>Week 3: User Interface Design</w:t>
      </w:r>
      <w:bookmarkEnd w:id="35"/>
    </w:p>
    <w:p w14:paraId="7CD9BEDF" w14:textId="77777777" w:rsidR="002C6BA8" w:rsidRDefault="001375AD">
      <w:pPr>
        <w:pStyle w:val="Heading2"/>
      </w:pPr>
      <w:bookmarkStart w:id="36" w:name="_Toc232493551"/>
      <w:r>
        <w:t>Figma Designs</w:t>
      </w:r>
      <w:bookmarkEnd w:id="36"/>
    </w:p>
    <w:p w14:paraId="487C6F6A" w14:textId="77777777" w:rsidR="002C6BA8" w:rsidRDefault="001375AD">
      <w:pPr>
        <w:keepNext/>
      </w:pPr>
      <w:r>
        <w:rPr>
          <w:noProof/>
        </w:rPr>
        <w:drawing>
          <wp:inline distT="0" distB="0" distL="0" distR="0" wp14:anchorId="30941BD6" wp14:editId="3CFCBF87">
            <wp:extent cx="5486400" cy="2476500"/>
            <wp:effectExtent l="0" t="0" r="0" b="0"/>
            <wp:docPr id="10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13" cstate="print"/>
                    <a:srcRect/>
                    <a:stretch/>
                  </pic:blipFill>
                  <pic:spPr>
                    <a:xfrm>
                      <a:off x="0" y="0"/>
                      <a:ext cx="5486400" cy="2476500"/>
                    </a:xfrm>
                    <a:prstGeom prst="rect">
                      <a:avLst/>
                    </a:prstGeom>
                  </pic:spPr>
                </pic:pic>
              </a:graphicData>
            </a:graphic>
          </wp:inline>
        </w:drawing>
      </w:r>
    </w:p>
    <w:p w14:paraId="68CB1FD4" w14:textId="77777777" w:rsidR="002C6BA8" w:rsidRDefault="001375AD">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Login Screen</w:t>
      </w:r>
    </w:p>
    <w:p w14:paraId="5390FE8D" w14:textId="77777777" w:rsidR="002C6BA8" w:rsidRDefault="001375AD">
      <w:r>
        <w:rPr>
          <w:noProof/>
        </w:rPr>
        <w:drawing>
          <wp:inline distT="0" distB="0" distL="0" distR="0" wp14:anchorId="474C6F44" wp14:editId="5A5559A5">
            <wp:extent cx="5324475" cy="2505075"/>
            <wp:effectExtent l="0" t="0" r="9525" b="9525"/>
            <wp:docPr id="103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14" cstate="print"/>
                    <a:srcRect/>
                    <a:stretch/>
                  </pic:blipFill>
                  <pic:spPr>
                    <a:xfrm>
                      <a:off x="0" y="0"/>
                      <a:ext cx="5324475" cy="2505075"/>
                    </a:xfrm>
                    <a:prstGeom prst="rect">
                      <a:avLst/>
                    </a:prstGeom>
                  </pic:spPr>
                </pic:pic>
              </a:graphicData>
            </a:graphic>
          </wp:inline>
        </w:drawing>
      </w:r>
    </w:p>
    <w:p w14:paraId="7C824EB2" w14:textId="77777777" w:rsidR="002C6BA8" w:rsidRDefault="001375AD">
      <w:r>
        <w:t xml:space="preserve">Figure </w:t>
      </w:r>
      <w:r>
        <w:fldChar w:fldCharType="begin"/>
      </w:r>
      <w:r>
        <w:instrText xml:space="preserve"> SEQ Figure \* ARABIC </w:instrText>
      </w:r>
      <w:r>
        <w:fldChar w:fldCharType="separate"/>
      </w:r>
      <w:r>
        <w:rPr>
          <w:noProof/>
        </w:rPr>
        <w:t>3</w:t>
      </w:r>
      <w:r>
        <w:fldChar w:fldCharType="end"/>
      </w:r>
      <w:r>
        <w:t xml:space="preserve"> Home Screen</w:t>
      </w:r>
    </w:p>
    <w:p w14:paraId="2E11FCF3" w14:textId="77777777" w:rsidR="002C6BA8" w:rsidRDefault="001375AD">
      <w:pPr>
        <w:keepNext/>
      </w:pPr>
      <w:r>
        <w:rPr>
          <w:noProof/>
        </w:rPr>
        <w:lastRenderedPageBreak/>
        <w:drawing>
          <wp:inline distT="0" distB="0" distL="0" distR="0" wp14:anchorId="175CF5E5" wp14:editId="64521BB2">
            <wp:extent cx="5486400" cy="2276475"/>
            <wp:effectExtent l="0" t="0" r="0" b="9525"/>
            <wp:docPr id="103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5"/>
                    <pic:cNvPicPr/>
                  </pic:nvPicPr>
                  <pic:blipFill>
                    <a:blip r:embed="rId15" cstate="print"/>
                    <a:srcRect/>
                    <a:stretch/>
                  </pic:blipFill>
                  <pic:spPr>
                    <a:xfrm>
                      <a:off x="0" y="0"/>
                      <a:ext cx="5486400" cy="2276475"/>
                    </a:xfrm>
                    <a:prstGeom prst="rect">
                      <a:avLst/>
                    </a:prstGeom>
                  </pic:spPr>
                </pic:pic>
              </a:graphicData>
            </a:graphic>
          </wp:inline>
        </w:drawing>
      </w:r>
    </w:p>
    <w:p w14:paraId="0321BA8B" w14:textId="77777777" w:rsidR="002C6BA8" w:rsidRDefault="001375AD">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Profile Screen</w:t>
      </w:r>
    </w:p>
    <w:p w14:paraId="3FFE05D1" w14:textId="77777777" w:rsidR="002C6BA8" w:rsidRDefault="002C6BA8"/>
    <w:p w14:paraId="0F31F9EC" w14:textId="77777777" w:rsidR="002C6BA8" w:rsidRDefault="001375AD">
      <w:r>
        <w:rPr>
          <w:noProof/>
        </w:rPr>
        <w:drawing>
          <wp:inline distT="0" distB="0" distL="0" distR="0" wp14:anchorId="3CFD5CC6" wp14:editId="5EDCDAFD">
            <wp:extent cx="5486400" cy="2162175"/>
            <wp:effectExtent l="0" t="0" r="0" b="9525"/>
            <wp:docPr id="103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6" cstate="print"/>
                    <a:srcRect/>
                    <a:stretch/>
                  </pic:blipFill>
                  <pic:spPr>
                    <a:xfrm>
                      <a:off x="0" y="0"/>
                      <a:ext cx="5486400" cy="2162175"/>
                    </a:xfrm>
                    <a:prstGeom prst="rect">
                      <a:avLst/>
                    </a:prstGeom>
                  </pic:spPr>
                </pic:pic>
              </a:graphicData>
            </a:graphic>
          </wp:inline>
        </w:drawing>
      </w:r>
    </w:p>
    <w:p w14:paraId="0B4D98CC" w14:textId="77777777" w:rsidR="002C6BA8" w:rsidRDefault="001375AD">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Student Exchange for second hand</w:t>
      </w:r>
    </w:p>
    <w:p w14:paraId="3AEB7738" w14:textId="77777777" w:rsidR="002C6BA8" w:rsidRDefault="001375AD">
      <w:pPr>
        <w:keepNext/>
      </w:pPr>
      <w:r>
        <w:rPr>
          <w:noProof/>
        </w:rPr>
        <w:drawing>
          <wp:inline distT="0" distB="0" distL="0" distR="0" wp14:anchorId="59CA0B8D" wp14:editId="372A12CA">
            <wp:extent cx="5486400" cy="2209800"/>
            <wp:effectExtent l="0" t="0" r="0" b="0"/>
            <wp:docPr id="103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srcRect/>
                    <a:stretch/>
                  </pic:blipFill>
                  <pic:spPr>
                    <a:xfrm>
                      <a:off x="0" y="0"/>
                      <a:ext cx="5486400" cy="2209800"/>
                    </a:xfrm>
                    <a:prstGeom prst="rect">
                      <a:avLst/>
                    </a:prstGeom>
                  </pic:spPr>
                </pic:pic>
              </a:graphicData>
            </a:graphic>
          </wp:inline>
        </w:drawing>
      </w:r>
    </w:p>
    <w:p w14:paraId="76496027" w14:textId="77777777" w:rsidR="002C6BA8" w:rsidRDefault="001375AD">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Product Details</w:t>
      </w:r>
    </w:p>
    <w:p w14:paraId="77FABCF0" w14:textId="77777777" w:rsidR="002C6BA8" w:rsidRDefault="001375AD">
      <w:pPr>
        <w:pStyle w:val="Heading4"/>
      </w:pPr>
      <w:r>
        <w:lastRenderedPageBreak/>
        <w:t>Personal reflection</w:t>
      </w:r>
    </w:p>
    <w:p w14:paraId="692F3E4B" w14:textId="77777777" w:rsidR="002C6BA8" w:rsidRDefault="001375AD">
      <w:r>
        <w:t xml:space="preserve">This topic enabled me to run build a simple user interface on figma that would be used to show how my application would look like in terms of design. </w:t>
      </w:r>
    </w:p>
    <w:p w14:paraId="5475ADDE" w14:textId="77777777" w:rsidR="002C6BA8" w:rsidRDefault="001375AD">
      <w:pPr>
        <w:pStyle w:val="Heading1"/>
      </w:pPr>
      <w:bookmarkStart w:id="37" w:name="_Toc232493552"/>
      <w:r>
        <w:t>Week 4: Event Handling and User Interaction</w:t>
      </w:r>
      <w:bookmarkEnd w:id="37"/>
    </w:p>
    <w:p w14:paraId="419C09B2" w14:textId="77777777" w:rsidR="002C6BA8" w:rsidRDefault="001375AD">
      <w:pPr>
        <w:keepNext/>
      </w:pPr>
      <w:r>
        <w:br/>
      </w:r>
      <w:r>
        <w:rPr>
          <w:noProof/>
        </w:rPr>
        <w:drawing>
          <wp:inline distT="0" distB="0" distL="0" distR="0" wp14:anchorId="641F9ECE" wp14:editId="2C1C335B">
            <wp:extent cx="3390900" cy="4394200"/>
            <wp:effectExtent l="0" t="0" r="0" b="6350"/>
            <wp:docPr id="1036"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4"/>
                    <pic:cNvPicPr/>
                  </pic:nvPicPr>
                  <pic:blipFill>
                    <a:blip r:embed="rId18" cstate="print"/>
                    <a:srcRect/>
                    <a:stretch/>
                  </pic:blipFill>
                  <pic:spPr>
                    <a:xfrm>
                      <a:off x="0" y="0"/>
                      <a:ext cx="3390900" cy="4394200"/>
                    </a:xfrm>
                    <a:prstGeom prst="rect">
                      <a:avLst/>
                    </a:prstGeom>
                  </pic:spPr>
                </pic:pic>
              </a:graphicData>
            </a:graphic>
          </wp:inline>
        </w:drawing>
      </w:r>
    </w:p>
    <w:p w14:paraId="1A2CC8A9" w14:textId="77777777" w:rsidR="002C6BA8" w:rsidRDefault="001375AD">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User interacting with system using Text field</w:t>
      </w:r>
      <w:r>
        <w:rPr>
          <w:noProof/>
        </w:rPr>
        <w:t xml:space="preserve">  and Button</w:t>
      </w:r>
    </w:p>
    <w:p w14:paraId="431AAA73" w14:textId="77777777" w:rsidR="002C6BA8" w:rsidRDefault="001375AD">
      <w:r>
        <w:br/>
      </w:r>
      <w:r>
        <w:br/>
      </w:r>
    </w:p>
    <w:p w14:paraId="7109DA50" w14:textId="77777777" w:rsidR="002C6BA8" w:rsidRDefault="001375AD">
      <w:pPr>
        <w:pStyle w:val="Heading4"/>
      </w:pPr>
      <w:r>
        <w:t>Personal reflection</w:t>
      </w:r>
    </w:p>
    <w:p w14:paraId="2209156B" w14:textId="77777777" w:rsidR="002C6BA8" w:rsidRDefault="001375AD">
      <w:r>
        <w:t xml:space="preserve">This topic enabled me to </w:t>
      </w:r>
      <w:r>
        <w:t xml:space="preserve">create user input fields such as the outlined text field and events such as buttons processing my inputs. </w:t>
      </w:r>
    </w:p>
    <w:p w14:paraId="518761FE" w14:textId="77777777" w:rsidR="002C6BA8" w:rsidRDefault="001375AD">
      <w:r>
        <w:br/>
      </w:r>
      <w:r>
        <w:br/>
      </w:r>
    </w:p>
    <w:p w14:paraId="51C728FC" w14:textId="77777777" w:rsidR="002C6BA8" w:rsidRDefault="002C6BA8"/>
    <w:p w14:paraId="607C31F9" w14:textId="77777777" w:rsidR="002C6BA8" w:rsidRDefault="001375AD">
      <w:pPr>
        <w:pStyle w:val="Heading1"/>
      </w:pPr>
      <w:bookmarkStart w:id="38" w:name="_Toc232493553"/>
      <w:r>
        <w:t>Week 5: Data Management</w:t>
      </w:r>
      <w:bookmarkEnd w:id="38"/>
    </w:p>
    <w:p w14:paraId="179602EA" w14:textId="77777777" w:rsidR="002C6BA8" w:rsidRDefault="001375AD">
      <w:r>
        <w:t>Preference datastore for simple rememberMe</w:t>
      </w:r>
    </w:p>
    <w:p w14:paraId="70FA7C3C" w14:textId="77777777" w:rsidR="002C6BA8" w:rsidRDefault="001375AD">
      <w:r>
        <w:rPr>
          <w:noProof/>
        </w:rPr>
        <w:drawing>
          <wp:inline distT="0" distB="0" distL="0" distR="0" wp14:anchorId="50EB00D3" wp14:editId="628B8587">
            <wp:extent cx="3335010" cy="3945889"/>
            <wp:effectExtent l="0" t="0" r="0" b="0"/>
            <wp:docPr id="103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0"/>
                    <pic:cNvPicPr/>
                  </pic:nvPicPr>
                  <pic:blipFill>
                    <a:blip r:embed="rId19" cstate="print"/>
                    <a:srcRect/>
                    <a:stretch/>
                  </pic:blipFill>
                  <pic:spPr>
                    <a:xfrm>
                      <a:off x="0" y="0"/>
                      <a:ext cx="3335010" cy="3945889"/>
                    </a:xfrm>
                    <a:prstGeom prst="rect">
                      <a:avLst/>
                    </a:prstGeom>
                  </pic:spPr>
                </pic:pic>
              </a:graphicData>
            </a:graphic>
          </wp:inline>
        </w:drawing>
      </w:r>
    </w:p>
    <w:p w14:paraId="547CF099" w14:textId="77777777" w:rsidR="002C6BA8" w:rsidRDefault="001375AD">
      <w:r>
        <w:t>Supabase for cloud storage</w:t>
      </w:r>
      <w:r>
        <w:rPr>
          <w:noProof/>
        </w:rPr>
        <w:drawing>
          <wp:inline distT="0" distB="0" distL="0" distR="0" wp14:anchorId="1D8E74F2" wp14:editId="7D2926C7">
            <wp:extent cx="5486400" cy="1882398"/>
            <wp:effectExtent l="0" t="0" r="0" b="3810"/>
            <wp:docPr id="10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0" cstate="print"/>
                    <a:srcRect/>
                    <a:stretch/>
                  </pic:blipFill>
                  <pic:spPr>
                    <a:xfrm>
                      <a:off x="0" y="0"/>
                      <a:ext cx="5486400" cy="1882398"/>
                    </a:xfrm>
                    <a:prstGeom prst="rect">
                      <a:avLst/>
                    </a:prstGeom>
                  </pic:spPr>
                </pic:pic>
              </a:graphicData>
            </a:graphic>
          </wp:inline>
        </w:drawing>
      </w:r>
      <w:r>
        <w:rPr>
          <w:rStyle w:val="Heading4Char"/>
        </w:rPr>
        <w:t>Personal reflection</w:t>
      </w:r>
    </w:p>
    <w:p w14:paraId="5826FF83" w14:textId="77777777" w:rsidR="002C6BA8" w:rsidRDefault="001375AD">
      <w:r>
        <w:t xml:space="preserve">This topic enabled me to create database using opensource supabase and save items such as products on the cloud and also datastore to access simple data. </w:t>
      </w:r>
    </w:p>
    <w:p w14:paraId="6B252DF0" w14:textId="77777777" w:rsidR="002C6BA8" w:rsidRDefault="002C6BA8"/>
    <w:p w14:paraId="0C6038DE" w14:textId="77777777" w:rsidR="002C6BA8" w:rsidRDefault="001375AD">
      <w:pPr>
        <w:pStyle w:val="Heading1"/>
      </w:pPr>
      <w:bookmarkStart w:id="39" w:name="_Toc232493554"/>
      <w:r>
        <w:t>Week 6: Networking and APIs</w:t>
      </w:r>
      <w:bookmarkEnd w:id="39"/>
    </w:p>
    <w:p w14:paraId="627246AE" w14:textId="77777777" w:rsidR="002C6BA8" w:rsidRDefault="001375AD">
      <w:pPr>
        <w:pStyle w:val="Heading2"/>
      </w:pPr>
      <w:bookmarkStart w:id="40" w:name="_Toc232493555"/>
      <w:r>
        <w:t>Internet permission</w:t>
      </w:r>
      <w:bookmarkEnd w:id="40"/>
    </w:p>
    <w:p w14:paraId="550E7D97" w14:textId="77777777" w:rsidR="002C6BA8" w:rsidRDefault="001375AD">
      <w:r>
        <w:rPr>
          <w:noProof/>
        </w:rPr>
        <w:drawing>
          <wp:inline distT="0" distB="0" distL="0" distR="0" wp14:anchorId="2EC18958" wp14:editId="51BEC1C5">
            <wp:extent cx="5486400" cy="591820"/>
            <wp:effectExtent l="0" t="0" r="0" b="0"/>
            <wp:docPr id="103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a:blip r:embed="rId20" cstate="print"/>
                    <a:srcRect/>
                    <a:stretch/>
                  </pic:blipFill>
                  <pic:spPr>
                    <a:xfrm>
                      <a:off x="0" y="0"/>
                      <a:ext cx="5486400" cy="591820"/>
                    </a:xfrm>
                    <a:prstGeom prst="rect">
                      <a:avLst/>
                    </a:prstGeom>
                  </pic:spPr>
                </pic:pic>
              </a:graphicData>
            </a:graphic>
          </wp:inline>
        </w:drawing>
      </w:r>
      <w:r>
        <w:br/>
        <w:t xml:space="preserve">Internet was required to enable database connection , map api and mpesa apis which were used for api </w:t>
      </w:r>
    </w:p>
    <w:p w14:paraId="27F4F7C7" w14:textId="77777777" w:rsidR="002C6BA8" w:rsidRDefault="001375AD">
      <w:r>
        <w:rPr>
          <w:noProof/>
        </w:rPr>
        <w:lastRenderedPageBreak/>
        <w:drawing>
          <wp:inline distT="0" distB="0" distL="0" distR="0" wp14:anchorId="1E1C8360" wp14:editId="46E8C76D">
            <wp:extent cx="5486400" cy="6388100"/>
            <wp:effectExtent l="0" t="0" r="0" b="0"/>
            <wp:docPr id="104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6"/>
                    <pic:cNvPicPr/>
                  </pic:nvPicPr>
                  <pic:blipFill>
                    <a:blip r:embed="rId21" cstate="print"/>
                    <a:srcRect/>
                    <a:stretch/>
                  </pic:blipFill>
                  <pic:spPr>
                    <a:xfrm>
                      <a:off x="0" y="0"/>
                      <a:ext cx="5486400" cy="6388100"/>
                    </a:xfrm>
                    <a:prstGeom prst="rect">
                      <a:avLst/>
                    </a:prstGeom>
                  </pic:spPr>
                </pic:pic>
              </a:graphicData>
            </a:graphic>
          </wp:inline>
        </w:drawing>
      </w:r>
    </w:p>
    <w:p w14:paraId="7BD252AC" w14:textId="77777777" w:rsidR="002C6BA8" w:rsidRDefault="002C6BA8"/>
    <w:p w14:paraId="4EBA9854" w14:textId="77777777" w:rsidR="002C6BA8" w:rsidRDefault="001375AD">
      <w:pPr>
        <w:keepNext/>
      </w:pPr>
      <w:r>
        <w:rPr>
          <w:noProof/>
        </w:rPr>
        <w:lastRenderedPageBreak/>
        <w:drawing>
          <wp:inline distT="0" distB="0" distL="0" distR="0" wp14:anchorId="6B377A5C" wp14:editId="4A5E0C7D">
            <wp:extent cx="5486400" cy="2686050"/>
            <wp:effectExtent l="0" t="0" r="0" b="0"/>
            <wp:docPr id="104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2"/>
                    <pic:cNvPicPr/>
                  </pic:nvPicPr>
                  <pic:blipFill>
                    <a:blip r:embed="rId22" cstate="print"/>
                    <a:srcRect/>
                    <a:stretch/>
                  </pic:blipFill>
                  <pic:spPr>
                    <a:xfrm>
                      <a:off x="0" y="0"/>
                      <a:ext cx="5486400" cy="2686050"/>
                    </a:xfrm>
                    <a:prstGeom prst="rect">
                      <a:avLst/>
                    </a:prstGeom>
                  </pic:spPr>
                </pic:pic>
              </a:graphicData>
            </a:graphic>
          </wp:inline>
        </w:drawing>
      </w:r>
    </w:p>
    <w:p w14:paraId="6772B47E" w14:textId="77777777" w:rsidR="002C6BA8" w:rsidRDefault="001375AD">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Mpesa Stk from Daraja Api</w:t>
      </w:r>
    </w:p>
    <w:p w14:paraId="368327C8" w14:textId="77777777" w:rsidR="002C6BA8" w:rsidRDefault="001375AD">
      <w:pPr>
        <w:pStyle w:val="Caption"/>
        <w:keepNext/>
      </w:pPr>
      <w:r>
        <w:rPr>
          <w:noProof/>
        </w:rPr>
        <w:drawing>
          <wp:inline distT="0" distB="0" distL="0" distR="0" wp14:anchorId="1511F500" wp14:editId="6CF0AF74">
            <wp:extent cx="5486400" cy="2667000"/>
            <wp:effectExtent l="0" t="0" r="0" b="0"/>
            <wp:docPr id="1042"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3"/>
                    <pic:cNvPicPr/>
                  </pic:nvPicPr>
                  <pic:blipFill>
                    <a:blip r:embed="rId23" cstate="print"/>
                    <a:srcRect/>
                    <a:stretch/>
                  </pic:blipFill>
                  <pic:spPr>
                    <a:xfrm>
                      <a:off x="0" y="0"/>
                      <a:ext cx="5486400" cy="2667000"/>
                    </a:xfrm>
                    <a:prstGeom prst="rect">
                      <a:avLst/>
                    </a:prstGeom>
                  </pic:spPr>
                </pic:pic>
              </a:graphicData>
            </a:graphic>
          </wp:inline>
        </w:drawing>
      </w:r>
    </w:p>
    <w:p w14:paraId="6099ED9C" w14:textId="77777777" w:rsidR="002C6BA8" w:rsidRDefault="001375AD">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Google map using Google Map api</w:t>
      </w:r>
    </w:p>
    <w:p w14:paraId="0C3D5E3B" w14:textId="77777777" w:rsidR="002C6BA8" w:rsidRDefault="002C6BA8"/>
    <w:p w14:paraId="2954A7C5" w14:textId="77777777" w:rsidR="002C6BA8" w:rsidRDefault="001375AD">
      <w:r>
        <w:br/>
      </w:r>
    </w:p>
    <w:p w14:paraId="2FB4FC18" w14:textId="77777777" w:rsidR="002C6BA8" w:rsidRDefault="001375AD">
      <w:r>
        <w:rPr>
          <w:rStyle w:val="Heading4Char"/>
        </w:rPr>
        <w:t>Personal reflection</w:t>
      </w:r>
    </w:p>
    <w:p w14:paraId="4D380227" w14:textId="77777777" w:rsidR="002C6BA8" w:rsidRDefault="001375AD">
      <w:r>
        <w:t xml:space="preserve">This topic enabled me to use APIs like Daraja apis fro mpesa and the Google map apis for pin drop locations. Servers like render.com were used </w:t>
      </w:r>
    </w:p>
    <w:p w14:paraId="78B77F69" w14:textId="77777777" w:rsidR="002C6BA8" w:rsidRDefault="001375AD">
      <w:r>
        <w:lastRenderedPageBreak/>
        <w:br/>
      </w:r>
      <w:r>
        <w:br/>
      </w:r>
    </w:p>
    <w:p w14:paraId="329FD8E7" w14:textId="77777777" w:rsidR="002C6BA8" w:rsidRDefault="001375AD">
      <w:r>
        <w:br/>
      </w:r>
    </w:p>
    <w:p w14:paraId="3950F634" w14:textId="77777777" w:rsidR="002C6BA8" w:rsidRDefault="001375AD">
      <w:pPr>
        <w:pStyle w:val="Heading1"/>
      </w:pPr>
      <w:bookmarkStart w:id="41" w:name="_Toc232493556"/>
      <w:r>
        <w:lastRenderedPageBreak/>
        <w:t>Week 7: Application Architecture</w:t>
      </w:r>
      <w:bookmarkEnd w:id="41"/>
    </w:p>
    <w:p w14:paraId="7201EC06" w14:textId="16574FBC" w:rsidR="002C6BA8" w:rsidRDefault="002C7516" w:rsidP="002C7516">
      <w:r>
        <w:lastRenderedPageBreak/>
        <w:t xml:space="preserve">Firebase used for authentication, continue with google </w:t>
      </w:r>
      <w:r>
        <w:rPr>
          <w:noProof/>
        </w:rPr>
        <w:drawing>
          <wp:anchor distT="0" distB="0" distL="114300" distR="114300" simplePos="0" relativeHeight="251659264" behindDoc="0" locked="0" layoutInCell="1" allowOverlap="1" wp14:anchorId="46DC4D2A" wp14:editId="146B9FCE">
            <wp:simplePos x="0" y="0"/>
            <wp:positionH relativeFrom="column">
              <wp:posOffset>0</wp:posOffset>
            </wp:positionH>
            <wp:positionV relativeFrom="paragraph">
              <wp:posOffset>0</wp:posOffset>
            </wp:positionV>
            <wp:extent cx="4584065" cy="8229600"/>
            <wp:effectExtent l="0" t="0" r="6985" b="0"/>
            <wp:wrapTopAndBottom/>
            <wp:docPr id="155037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75258" name="Picture 1550375258"/>
                    <pic:cNvPicPr/>
                  </pic:nvPicPr>
                  <pic:blipFill>
                    <a:blip r:embed="rId24"/>
                    <a:stretch>
                      <a:fillRect/>
                    </a:stretch>
                  </pic:blipFill>
                  <pic:spPr>
                    <a:xfrm>
                      <a:off x="0" y="0"/>
                      <a:ext cx="4584065" cy="8229600"/>
                    </a:xfrm>
                    <a:prstGeom prst="rect">
                      <a:avLst/>
                    </a:prstGeom>
                  </pic:spPr>
                </pic:pic>
              </a:graphicData>
            </a:graphic>
          </wp:anchor>
        </w:drawing>
      </w:r>
    </w:p>
    <w:p w14:paraId="6782ED75" w14:textId="77777777" w:rsidR="002C7516" w:rsidRDefault="002C7516" w:rsidP="00EF5A27">
      <w:pPr>
        <w:pStyle w:val="Heading3"/>
      </w:pPr>
      <w:r>
        <w:lastRenderedPageBreak/>
        <w:t xml:space="preserve">Personal reflection </w:t>
      </w:r>
    </w:p>
    <w:p w14:paraId="4EC898CA" w14:textId="36026727" w:rsidR="002C6BA8" w:rsidRDefault="002C7516">
      <w:r>
        <w:t xml:space="preserve">The topic was all about databases and </w:t>
      </w:r>
      <w:proofErr w:type="spellStart"/>
      <w:r w:rsidR="00BE66DA">
        <w:t>and</w:t>
      </w:r>
      <w:proofErr w:type="spellEnd"/>
      <w:r w:rsidR="00BE66DA">
        <w:t xml:space="preserve"> authentication. I was </w:t>
      </w:r>
      <w:r w:rsidR="00EF5A27">
        <w:t xml:space="preserve">tasked with connecting my login to firebase and also saving data in real time databases </w:t>
      </w:r>
      <w:r w:rsidR="001375AD">
        <w:br/>
      </w:r>
    </w:p>
    <w:p w14:paraId="009A6BE8" w14:textId="77777777" w:rsidR="002C6BA8" w:rsidRDefault="001375AD">
      <w:r>
        <w:br/>
      </w:r>
      <w:r>
        <w:br/>
      </w:r>
    </w:p>
    <w:p w14:paraId="3F2A53AF" w14:textId="77777777" w:rsidR="002C6BA8" w:rsidRDefault="002C6BA8">
      <w:pPr>
        <w:pStyle w:val="Heading2"/>
      </w:pPr>
    </w:p>
    <w:p w14:paraId="55D94773" w14:textId="77777777" w:rsidR="002C6BA8" w:rsidRDefault="001375AD">
      <w:r>
        <w:br/>
      </w:r>
      <w:r>
        <w:br/>
      </w:r>
      <w:r>
        <w:br/>
      </w:r>
    </w:p>
    <w:p w14:paraId="0B96FB25" w14:textId="77777777" w:rsidR="002C6BA8" w:rsidRDefault="001375AD">
      <w:r>
        <w:br w:type="page"/>
      </w:r>
    </w:p>
    <w:p w14:paraId="3A2D714A" w14:textId="77777777" w:rsidR="002C6BA8" w:rsidRDefault="001375AD">
      <w:pPr>
        <w:pStyle w:val="Heading1"/>
      </w:pPr>
      <w:bookmarkStart w:id="42" w:name="_Toc232493558"/>
      <w:r>
        <w:lastRenderedPageBreak/>
        <w:t>Week 8:  Project Planning</w:t>
      </w:r>
      <w:bookmarkEnd w:id="42"/>
    </w:p>
    <w:p w14:paraId="7C5FFC38" w14:textId="77777777" w:rsidR="002C6BA8" w:rsidRDefault="001375AD">
      <w:r>
        <w:br/>
      </w:r>
      <w:r>
        <w:br/>
      </w:r>
      <w:r>
        <w:br/>
      </w:r>
    </w:p>
    <w:p w14:paraId="095BF678" w14:textId="77777777" w:rsidR="002C6BA8" w:rsidRDefault="002C6BA8">
      <w:pPr>
        <w:pStyle w:val="Heading2"/>
      </w:pPr>
    </w:p>
    <w:p w14:paraId="280B1251" w14:textId="77777777" w:rsidR="002C6BA8" w:rsidRDefault="001375AD">
      <w:r>
        <w:br/>
      </w:r>
      <w:r>
        <w:br/>
      </w:r>
      <w:r>
        <w:br/>
      </w:r>
    </w:p>
    <w:p w14:paraId="4BCA7428" w14:textId="77777777" w:rsidR="002C6BA8" w:rsidRDefault="001375AD">
      <w:r>
        <w:br w:type="page"/>
      </w:r>
    </w:p>
    <w:p w14:paraId="30D70E5B" w14:textId="77777777" w:rsidR="002C6BA8" w:rsidRDefault="001375AD">
      <w:pPr>
        <w:pStyle w:val="Heading1"/>
      </w:pPr>
      <w:bookmarkStart w:id="43" w:name="_Toc232493559"/>
      <w:r>
        <w:lastRenderedPageBreak/>
        <w:t>Week 9: Device Features and Sensors</w:t>
      </w:r>
      <w:bookmarkEnd w:id="43"/>
    </w:p>
    <w:p w14:paraId="454E7B25" w14:textId="77777777" w:rsidR="002C6BA8" w:rsidRDefault="001375AD">
      <w:pPr>
        <w:pStyle w:val="Heading2"/>
      </w:pPr>
      <w:bookmarkStart w:id="44" w:name="_Toc232493560"/>
      <w:r>
        <w:t>Same as week 1</w:t>
      </w:r>
      <w:bookmarkEnd w:id="44"/>
    </w:p>
    <w:p w14:paraId="6ED71C38" w14:textId="77777777" w:rsidR="002C6BA8" w:rsidRDefault="001375AD">
      <w:r>
        <w:br/>
      </w:r>
      <w:r>
        <w:br/>
      </w:r>
    </w:p>
    <w:p w14:paraId="4D62921E" w14:textId="77777777" w:rsidR="002C6BA8" w:rsidRDefault="002C6BA8">
      <w:pPr>
        <w:pStyle w:val="Heading2"/>
      </w:pPr>
    </w:p>
    <w:p w14:paraId="598C79D0" w14:textId="77777777" w:rsidR="002C6BA8" w:rsidRDefault="001375AD">
      <w:r>
        <w:br/>
      </w:r>
      <w:r>
        <w:br/>
      </w:r>
      <w:r>
        <w:br/>
      </w:r>
    </w:p>
    <w:p w14:paraId="7D2A167F" w14:textId="77777777" w:rsidR="002C6BA8" w:rsidRDefault="001375AD">
      <w:r>
        <w:br w:type="page"/>
      </w:r>
    </w:p>
    <w:p w14:paraId="52AE0298" w14:textId="77777777" w:rsidR="002C6BA8" w:rsidRDefault="001375AD">
      <w:pPr>
        <w:pStyle w:val="Heading1"/>
      </w:pPr>
      <w:bookmarkStart w:id="45" w:name="_Toc232493561"/>
      <w:r>
        <w:lastRenderedPageBreak/>
        <w:t>Week 10: Notifications and Background Services</w:t>
      </w:r>
      <w:bookmarkEnd w:id="45"/>
    </w:p>
    <w:p w14:paraId="78A64FD1" w14:textId="77777777" w:rsidR="002C6BA8" w:rsidRDefault="001375AD">
      <w:pPr>
        <w:pStyle w:val="Heading2"/>
      </w:pPr>
      <w:bookmarkStart w:id="46" w:name="_Toc232493562"/>
      <w:r>
        <w:t>Same as week 1</w:t>
      </w:r>
      <w:bookmarkEnd w:id="46"/>
    </w:p>
    <w:p w14:paraId="1F50F386" w14:textId="77777777" w:rsidR="002C6BA8" w:rsidRDefault="001375AD">
      <w:r>
        <w:br/>
      </w:r>
      <w:r>
        <w:br/>
      </w:r>
      <w:r>
        <w:br/>
      </w:r>
    </w:p>
    <w:p w14:paraId="7F9B130C" w14:textId="77777777" w:rsidR="002C6BA8" w:rsidRDefault="001375AD">
      <w:r>
        <w:br/>
      </w:r>
      <w:r>
        <w:br/>
      </w:r>
    </w:p>
    <w:p w14:paraId="7B36BC7A" w14:textId="77777777" w:rsidR="002C6BA8" w:rsidRDefault="002C6BA8">
      <w:pPr>
        <w:pStyle w:val="Heading2"/>
      </w:pPr>
    </w:p>
    <w:p w14:paraId="7DE97D97" w14:textId="77777777" w:rsidR="002C6BA8" w:rsidRDefault="001375AD">
      <w:r>
        <w:br/>
      </w:r>
      <w:r>
        <w:br/>
      </w:r>
      <w:r>
        <w:br/>
      </w:r>
    </w:p>
    <w:p w14:paraId="01841201" w14:textId="77777777" w:rsidR="002C6BA8" w:rsidRDefault="001375AD">
      <w:r>
        <w:br w:type="page"/>
      </w:r>
    </w:p>
    <w:p w14:paraId="42B3657D" w14:textId="77777777" w:rsidR="002C6BA8" w:rsidRDefault="001375AD">
      <w:pPr>
        <w:pStyle w:val="Heading1"/>
      </w:pPr>
      <w:bookmarkStart w:id="47" w:name="_Toc232493563"/>
      <w:r>
        <w:lastRenderedPageBreak/>
        <w:t>Week 11: Mobile Security</w:t>
      </w:r>
      <w:bookmarkEnd w:id="47"/>
    </w:p>
    <w:p w14:paraId="77493DEE" w14:textId="77777777" w:rsidR="002C6BA8" w:rsidRDefault="001375AD">
      <w:pPr>
        <w:pStyle w:val="Heading2"/>
      </w:pPr>
      <w:bookmarkStart w:id="48" w:name="_Toc232493564"/>
      <w:r>
        <w:t>Same as week 1</w:t>
      </w:r>
      <w:bookmarkEnd w:id="48"/>
    </w:p>
    <w:p w14:paraId="4FD9D0BE" w14:textId="77777777" w:rsidR="002C6BA8" w:rsidRDefault="001375AD">
      <w:r>
        <w:br/>
      </w:r>
      <w:r>
        <w:br/>
      </w:r>
      <w:r>
        <w:br/>
      </w:r>
    </w:p>
    <w:p w14:paraId="7229D778" w14:textId="77777777" w:rsidR="002C6BA8" w:rsidRDefault="002C6BA8"/>
    <w:p w14:paraId="4A3C1D9D" w14:textId="77777777" w:rsidR="002C6BA8" w:rsidRDefault="001375AD">
      <w:pPr>
        <w:pStyle w:val="Heading1"/>
      </w:pPr>
      <w:bookmarkStart w:id="49" w:name="_Toc232493565"/>
      <w:r>
        <w:t>Week 12: Testing and Debugging</w:t>
      </w:r>
      <w:bookmarkEnd w:id="49"/>
    </w:p>
    <w:p w14:paraId="7F48F602" w14:textId="77777777" w:rsidR="002C6BA8" w:rsidRDefault="001375AD">
      <w:pPr>
        <w:pStyle w:val="Heading2"/>
      </w:pPr>
      <w:bookmarkStart w:id="50" w:name="_Toc232493566"/>
      <w:r>
        <w:t>Same as week 1</w:t>
      </w:r>
      <w:bookmarkEnd w:id="50"/>
    </w:p>
    <w:p w14:paraId="2D12B319" w14:textId="77777777" w:rsidR="002C6BA8" w:rsidRDefault="001375AD">
      <w:r>
        <w:br/>
      </w:r>
      <w:r>
        <w:br/>
      </w:r>
      <w:r>
        <w:br/>
      </w:r>
    </w:p>
    <w:p w14:paraId="416D9009" w14:textId="77777777" w:rsidR="002C6BA8" w:rsidRDefault="002C6BA8"/>
    <w:p w14:paraId="233B8DD3" w14:textId="77777777" w:rsidR="002C6BA8" w:rsidRDefault="001375AD">
      <w:pPr>
        <w:pStyle w:val="Heading1"/>
      </w:pPr>
      <w:bookmarkStart w:id="51" w:name="_Toc232493567"/>
      <w:r>
        <w:t>Week 13: Application Deployment</w:t>
      </w:r>
      <w:bookmarkEnd w:id="51"/>
    </w:p>
    <w:p w14:paraId="3EBCA85A" w14:textId="77777777" w:rsidR="002C6BA8" w:rsidRDefault="001375AD">
      <w:pPr>
        <w:pStyle w:val="Heading2"/>
      </w:pPr>
      <w:bookmarkStart w:id="52" w:name="_Toc232493568"/>
      <w:r>
        <w:t>Same as week 1</w:t>
      </w:r>
      <w:bookmarkEnd w:id="52"/>
    </w:p>
    <w:p w14:paraId="66935039" w14:textId="77777777" w:rsidR="002C6BA8" w:rsidRDefault="001375AD">
      <w:r>
        <w:br/>
      </w:r>
      <w:r>
        <w:br/>
      </w:r>
      <w:r>
        <w:br/>
      </w:r>
    </w:p>
    <w:p w14:paraId="3C797825" w14:textId="77777777" w:rsidR="002C6BA8" w:rsidRDefault="002C6BA8"/>
    <w:p w14:paraId="1B02EA53" w14:textId="77777777" w:rsidR="002C6BA8" w:rsidRDefault="001375AD">
      <w:pPr>
        <w:pStyle w:val="Heading1"/>
      </w:pPr>
      <w:bookmarkStart w:id="53" w:name="_Toc232493569"/>
      <w:r>
        <w:t>Week 14: Final Project Presentation</w:t>
      </w:r>
      <w:bookmarkEnd w:id="53"/>
    </w:p>
    <w:p w14:paraId="59E4458C" w14:textId="77777777" w:rsidR="002C6BA8" w:rsidRDefault="001375AD">
      <w:pPr>
        <w:pStyle w:val="Heading2"/>
      </w:pPr>
      <w:bookmarkStart w:id="54" w:name="_Toc232493570"/>
      <w:r>
        <w:t>Same as week 1</w:t>
      </w:r>
      <w:bookmarkEnd w:id="54"/>
    </w:p>
    <w:p w14:paraId="254CEC12" w14:textId="77777777" w:rsidR="002C6BA8" w:rsidRDefault="001375AD">
      <w:r>
        <w:br/>
      </w:r>
      <w:r>
        <w:br/>
      </w:r>
      <w:r>
        <w:br/>
      </w:r>
    </w:p>
    <w:p w14:paraId="13092AB6" w14:textId="77777777" w:rsidR="002C6BA8" w:rsidRDefault="002C6BA8"/>
    <w:p w14:paraId="61B8361F" w14:textId="77777777" w:rsidR="002C6BA8" w:rsidRDefault="001375AD">
      <w:pPr>
        <w:pStyle w:val="Heading1"/>
      </w:pPr>
      <w:bookmarkStart w:id="55" w:name="_Toc232493571"/>
      <w:r>
        <w:lastRenderedPageBreak/>
        <w:t>Semester Project Tracking</w:t>
      </w:r>
      <w:bookmarkEnd w:id="55"/>
    </w:p>
    <w:p w14:paraId="73013154" w14:textId="77777777" w:rsidR="002C6BA8" w:rsidRDefault="001375AD">
      <w:pPr>
        <w:pStyle w:val="Heading2"/>
      </w:pPr>
      <w:bookmarkStart w:id="56" w:name="_Toc232493572"/>
      <w:r>
        <w:t>Project Title</w:t>
      </w:r>
      <w:bookmarkEnd w:id="56"/>
    </w:p>
    <w:p w14:paraId="0FCE5D34" w14:textId="77777777" w:rsidR="002C6BA8" w:rsidRDefault="001375AD">
      <w:r>
        <w:br/>
      </w:r>
      <w:r>
        <w:br/>
      </w:r>
    </w:p>
    <w:p w14:paraId="7ADA46C4" w14:textId="77777777" w:rsidR="002C6BA8" w:rsidRDefault="001375AD">
      <w:pPr>
        <w:pStyle w:val="Heading2"/>
      </w:pPr>
      <w:bookmarkStart w:id="57" w:name="_Toc232493573"/>
      <w:r>
        <w:t>Project Objectives</w:t>
      </w:r>
      <w:bookmarkEnd w:id="57"/>
    </w:p>
    <w:p w14:paraId="22D9B3DB" w14:textId="77777777" w:rsidR="002C6BA8" w:rsidRDefault="001375AD">
      <w:r>
        <w:br/>
      </w:r>
      <w:r>
        <w:br/>
      </w:r>
    </w:p>
    <w:p w14:paraId="14D5AC8E" w14:textId="77777777" w:rsidR="002C6BA8" w:rsidRDefault="001375AD">
      <w:pPr>
        <w:pStyle w:val="Heading2"/>
      </w:pPr>
      <w:bookmarkStart w:id="58" w:name="_Toc232493574"/>
      <w:r>
        <w:t>Project Requirements</w:t>
      </w:r>
      <w:bookmarkEnd w:id="58"/>
    </w:p>
    <w:p w14:paraId="64498ED0" w14:textId="77777777" w:rsidR="002C6BA8" w:rsidRDefault="001375AD">
      <w:r>
        <w:br/>
      </w:r>
      <w:r>
        <w:br/>
      </w:r>
    </w:p>
    <w:p w14:paraId="74F8A97C" w14:textId="77777777" w:rsidR="002C6BA8" w:rsidRDefault="001375AD">
      <w:pPr>
        <w:pStyle w:val="Heading2"/>
      </w:pPr>
      <w:bookmarkStart w:id="59" w:name="_Toc232493575"/>
      <w:r>
        <w:t>Development Milestones</w:t>
      </w:r>
      <w:bookmarkEnd w:id="59"/>
    </w:p>
    <w:p w14:paraId="028AF7C8" w14:textId="77777777" w:rsidR="002C6BA8" w:rsidRDefault="001375AD">
      <w:r>
        <w:br/>
      </w:r>
      <w:r>
        <w:br/>
      </w:r>
    </w:p>
    <w:p w14:paraId="28505F31" w14:textId="77777777" w:rsidR="002C6BA8" w:rsidRDefault="001375AD">
      <w:pPr>
        <w:pStyle w:val="Heading2"/>
      </w:pPr>
      <w:bookmarkStart w:id="60" w:name="_Toc232493576"/>
      <w:r>
        <w:t>Testing Results</w:t>
      </w:r>
      <w:bookmarkEnd w:id="60"/>
    </w:p>
    <w:p w14:paraId="2E60A2BC" w14:textId="77777777" w:rsidR="002C6BA8" w:rsidRDefault="001375AD">
      <w:r>
        <w:br/>
      </w:r>
      <w:r>
        <w:br/>
      </w:r>
    </w:p>
    <w:p w14:paraId="4C4FDF29" w14:textId="77777777" w:rsidR="002C6BA8" w:rsidRDefault="001375AD">
      <w:pPr>
        <w:pStyle w:val="Heading2"/>
      </w:pPr>
      <w:bookmarkStart w:id="61" w:name="_Toc232493577"/>
      <w:r>
        <w:t>Lessons Learned</w:t>
      </w:r>
      <w:bookmarkEnd w:id="61"/>
    </w:p>
    <w:p w14:paraId="2F311212" w14:textId="77777777" w:rsidR="002C6BA8" w:rsidRDefault="001375AD">
      <w:r>
        <w:br/>
      </w:r>
      <w:r>
        <w:br/>
      </w:r>
    </w:p>
    <w:p w14:paraId="088EFEC8" w14:textId="77777777" w:rsidR="002C6BA8" w:rsidRDefault="001375AD">
      <w:pPr>
        <w:pStyle w:val="Heading2"/>
      </w:pPr>
      <w:bookmarkStart w:id="62" w:name="_Toc232493578"/>
      <w:r>
        <w:t>Future Improvements</w:t>
      </w:r>
      <w:bookmarkEnd w:id="62"/>
    </w:p>
    <w:p w14:paraId="70D0E1A5" w14:textId="77777777" w:rsidR="002C6BA8" w:rsidRDefault="001375AD">
      <w:r>
        <w:br/>
      </w:r>
      <w:r>
        <w:br/>
      </w:r>
    </w:p>
    <w:p w14:paraId="186D707A" w14:textId="77777777" w:rsidR="002C6BA8" w:rsidRDefault="001375AD">
      <w:r>
        <w:br w:type="page"/>
      </w:r>
    </w:p>
    <w:p w14:paraId="3980C3A0" w14:textId="77777777" w:rsidR="002C6BA8" w:rsidRDefault="001375AD">
      <w:pPr>
        <w:pStyle w:val="Heading1"/>
      </w:pPr>
      <w:bookmarkStart w:id="63" w:name="_Toc232493579"/>
      <w:r>
        <w:lastRenderedPageBreak/>
        <w:t>End of Semester Reflection</w:t>
      </w:r>
      <w:bookmarkEnd w:id="63"/>
    </w:p>
    <w:p w14:paraId="1BDD99A8" w14:textId="77777777" w:rsidR="002C6BA8" w:rsidRDefault="001375AD">
      <w:pPr>
        <w:pStyle w:val="Heading2"/>
      </w:pPr>
      <w:bookmarkStart w:id="64" w:name="_Toc232493580"/>
      <w:r>
        <w:t>Summary of Skills Acquired</w:t>
      </w:r>
      <w:bookmarkEnd w:id="64"/>
    </w:p>
    <w:p w14:paraId="1F5C9547" w14:textId="77777777" w:rsidR="002C6BA8" w:rsidRDefault="001375AD">
      <w:r>
        <w:br/>
      </w:r>
      <w:r>
        <w:br/>
      </w:r>
    </w:p>
    <w:p w14:paraId="3DD79711" w14:textId="77777777" w:rsidR="002C6BA8" w:rsidRDefault="001375AD">
      <w:pPr>
        <w:pStyle w:val="Heading2"/>
      </w:pPr>
      <w:bookmarkStart w:id="65" w:name="_Toc232493581"/>
      <w:r>
        <w:t>Most Interesting Topic</w:t>
      </w:r>
      <w:bookmarkEnd w:id="65"/>
    </w:p>
    <w:p w14:paraId="12CB2B97" w14:textId="77777777" w:rsidR="002C6BA8" w:rsidRDefault="001375AD">
      <w:r>
        <w:br/>
      </w:r>
      <w:r>
        <w:br/>
      </w:r>
    </w:p>
    <w:p w14:paraId="1753ED1D" w14:textId="77777777" w:rsidR="002C6BA8" w:rsidRDefault="001375AD">
      <w:pPr>
        <w:pStyle w:val="Heading2"/>
      </w:pPr>
      <w:bookmarkStart w:id="66" w:name="_Toc232493582"/>
      <w:r>
        <w:t>Major Challenges Faced</w:t>
      </w:r>
      <w:bookmarkEnd w:id="66"/>
    </w:p>
    <w:p w14:paraId="09BC404A" w14:textId="77777777" w:rsidR="002C6BA8" w:rsidRDefault="001375AD">
      <w:r>
        <w:br/>
      </w:r>
      <w:r>
        <w:br/>
      </w:r>
    </w:p>
    <w:p w14:paraId="15FB06B1" w14:textId="77777777" w:rsidR="002C6BA8" w:rsidRDefault="001375AD">
      <w:pPr>
        <w:pStyle w:val="Heading2"/>
      </w:pPr>
      <w:bookmarkStart w:id="67" w:name="_Toc232493583"/>
      <w:r>
        <w:t>How Challenges Were Overcome</w:t>
      </w:r>
      <w:bookmarkEnd w:id="67"/>
    </w:p>
    <w:p w14:paraId="5A3C636E" w14:textId="77777777" w:rsidR="002C6BA8" w:rsidRDefault="001375AD">
      <w:r>
        <w:br/>
      </w:r>
      <w:r>
        <w:br/>
      </w:r>
    </w:p>
    <w:p w14:paraId="59BF5677" w14:textId="77777777" w:rsidR="002C6BA8" w:rsidRDefault="001375AD">
      <w:pPr>
        <w:pStyle w:val="Heading2"/>
      </w:pPr>
      <w:bookmarkStart w:id="68" w:name="_Toc232493584"/>
      <w:r>
        <w:t>Professional Growth Achieved</w:t>
      </w:r>
      <w:bookmarkEnd w:id="68"/>
    </w:p>
    <w:p w14:paraId="1C64F577" w14:textId="77777777" w:rsidR="002C6BA8" w:rsidRDefault="001375AD">
      <w:r>
        <w:br/>
      </w:r>
      <w:r>
        <w:br/>
      </w:r>
    </w:p>
    <w:p w14:paraId="68298EB9" w14:textId="77777777" w:rsidR="002C6BA8" w:rsidRDefault="001375AD">
      <w:pPr>
        <w:pStyle w:val="Heading2"/>
      </w:pPr>
      <w:bookmarkStart w:id="69" w:name="_Toc232493585"/>
      <w:r>
        <w:t>Overall Course Experience</w:t>
      </w:r>
      <w:bookmarkEnd w:id="69"/>
    </w:p>
    <w:p w14:paraId="1D554DC3" w14:textId="77777777" w:rsidR="002C6BA8" w:rsidRDefault="001375AD">
      <w:r>
        <w:br/>
      </w:r>
      <w:r>
        <w:br/>
      </w:r>
    </w:p>
    <w:p w14:paraId="6C9503A9" w14:textId="77777777" w:rsidR="002C6BA8" w:rsidRDefault="001375AD">
      <w:pPr>
        <w:pStyle w:val="Heading1"/>
      </w:pPr>
      <w:bookmarkStart w:id="70" w:name="_Toc232493586"/>
      <w:r>
        <w:t>Final Approval</w:t>
      </w:r>
      <w:bookmarkEnd w:id="70"/>
    </w:p>
    <w:p w14:paraId="2BBA51B9" w14:textId="77777777" w:rsidR="002C6BA8" w:rsidRDefault="001375AD">
      <w:r>
        <w:t>Student Name: __________________________</w:t>
      </w:r>
    </w:p>
    <w:p w14:paraId="25DDEC44" w14:textId="77777777" w:rsidR="002C6BA8" w:rsidRDefault="001375AD">
      <w:r>
        <w:t>Student Signature: ______________________</w:t>
      </w:r>
    </w:p>
    <w:p w14:paraId="4DBDC02C" w14:textId="77777777" w:rsidR="002C6BA8" w:rsidRDefault="001375AD">
      <w:r>
        <w:t>Date: _________________________________</w:t>
      </w:r>
    </w:p>
    <w:p w14:paraId="03823F2A" w14:textId="77777777" w:rsidR="002C6BA8" w:rsidRDefault="001375AD">
      <w:r>
        <w:t>Lecturer Name: _________________________</w:t>
      </w:r>
    </w:p>
    <w:p w14:paraId="36BDE64E" w14:textId="77777777" w:rsidR="002C6BA8" w:rsidRDefault="001375AD">
      <w:r>
        <w:t>Lecturer Remarks: _____________________</w:t>
      </w:r>
    </w:p>
    <w:p w14:paraId="2E391315" w14:textId="77777777" w:rsidR="002C6BA8" w:rsidRDefault="001375AD">
      <w:r>
        <w:t>Date: _________________________________</w:t>
      </w:r>
    </w:p>
    <w:sectPr w:rsidR="002C6BA8">
      <w:headerReference w:type="default"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A278" w14:textId="77777777" w:rsidR="001375AD" w:rsidRDefault="001375AD">
      <w:pPr>
        <w:spacing w:after="0" w:line="240" w:lineRule="auto"/>
      </w:pPr>
      <w:r>
        <w:separator/>
      </w:r>
    </w:p>
  </w:endnote>
  <w:endnote w:type="continuationSeparator" w:id="0">
    <w:p w14:paraId="7A160D63" w14:textId="77777777" w:rsidR="001375AD" w:rsidRDefault="00137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ACFF" w:usb2="00000009" w:usb3="00000000" w:csb0="000001FF" w:csb1="00000000"/>
  </w:font>
  <w:font w:name="MS Gothic">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4A69" w14:textId="77777777" w:rsidR="002C6BA8" w:rsidRDefault="002C6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F445" w14:textId="77777777" w:rsidR="001375AD" w:rsidRDefault="001375AD">
      <w:pPr>
        <w:spacing w:after="0" w:line="240" w:lineRule="auto"/>
      </w:pPr>
      <w:r>
        <w:separator/>
      </w:r>
    </w:p>
  </w:footnote>
  <w:footnote w:type="continuationSeparator" w:id="0">
    <w:p w14:paraId="32316F6C" w14:textId="77777777" w:rsidR="001375AD" w:rsidRDefault="001375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8517" w14:textId="77777777" w:rsidR="002C6BA8" w:rsidRDefault="002C6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00000002"/>
    <w:lvl w:ilvl="0">
      <w:start w:val="1"/>
      <w:numFmt w:val="decimal"/>
      <w:pStyle w:val="ListNumber3"/>
      <w:lvlText w:val="%1."/>
      <w:lvlJc w:val="left"/>
      <w:pPr>
        <w:tabs>
          <w:tab w:val="left" w:pos="1080"/>
        </w:tabs>
        <w:ind w:left="1080" w:hanging="360"/>
      </w:pPr>
    </w:lvl>
  </w:abstractNum>
  <w:abstractNum w:abstractNumId="1" w15:restartNumberingAfterBreak="0">
    <w:nsid w:val="00000001"/>
    <w:multiLevelType w:val="singleLevel"/>
    <w:tmpl w:val="00000003"/>
    <w:lvl w:ilvl="0">
      <w:start w:val="1"/>
      <w:numFmt w:val="decimal"/>
      <w:pStyle w:val="ListNumber2"/>
      <w:lvlText w:val="%1."/>
      <w:lvlJc w:val="left"/>
      <w:pPr>
        <w:tabs>
          <w:tab w:val="left" w:pos="720"/>
        </w:tabs>
        <w:ind w:left="720" w:hanging="360"/>
      </w:pPr>
    </w:lvl>
  </w:abstractNum>
  <w:abstractNum w:abstractNumId="2" w15:restartNumberingAfterBreak="0">
    <w:nsid w:val="00000002"/>
    <w:multiLevelType w:val="singleLevel"/>
    <w:tmpl w:val="00000005"/>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00000003"/>
    <w:multiLevelType w:val="singleLevel"/>
    <w:tmpl w:val="00000006"/>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00000004"/>
    <w:multiLevelType w:val="singleLevel"/>
    <w:tmpl w:val="00000007"/>
    <w:lvl w:ilvl="0">
      <w:start w:val="1"/>
      <w:numFmt w:val="decimal"/>
      <w:pStyle w:val="ListNumber"/>
      <w:lvlText w:val="%1."/>
      <w:lvlJc w:val="left"/>
      <w:pPr>
        <w:tabs>
          <w:tab w:val="left" w:pos="360"/>
        </w:tabs>
        <w:ind w:left="360" w:hanging="360"/>
      </w:pPr>
    </w:lvl>
  </w:abstractNum>
  <w:abstractNum w:abstractNumId="5" w15:restartNumberingAfterBreak="0">
    <w:nsid w:val="00000005"/>
    <w:multiLevelType w:val="singleLevel"/>
    <w:tmpl w:val="00000008"/>
    <w:lvl w:ilvl="0">
      <w:start w:val="1"/>
      <w:numFmt w:val="bullet"/>
      <w:pStyle w:val="ListBullet"/>
      <w:lvlText w:val=""/>
      <w:lvlJc w:val="left"/>
      <w:pPr>
        <w:tabs>
          <w:tab w:val="left" w:pos="360"/>
        </w:tabs>
        <w:ind w:left="360" w:hanging="360"/>
      </w:pPr>
      <w:rPr>
        <w:rFonts w:ascii="Symbol" w:hAnsi="Symbol" w:hint="default"/>
      </w:rPr>
    </w:lvl>
  </w:abstractNum>
  <w:num w:numId="1" w16cid:durableId="1992783591">
    <w:abstractNumId w:val="5"/>
  </w:num>
  <w:num w:numId="2" w16cid:durableId="1997831394">
    <w:abstractNumId w:val="3"/>
  </w:num>
  <w:num w:numId="3" w16cid:durableId="700477692">
    <w:abstractNumId w:val="2"/>
  </w:num>
  <w:num w:numId="4" w16cid:durableId="918252553">
    <w:abstractNumId w:val="4"/>
  </w:num>
  <w:num w:numId="5" w16cid:durableId="2044478519">
    <w:abstractNumId w:val="1"/>
  </w:num>
  <w:num w:numId="6" w16cid:durableId="14459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A8"/>
    <w:rsid w:val="00010956"/>
    <w:rsid w:val="001375AD"/>
    <w:rsid w:val="002C6BA8"/>
    <w:rsid w:val="002C7516"/>
    <w:rsid w:val="004205BF"/>
    <w:rsid w:val="007A0C7D"/>
    <w:rsid w:val="00BE66DA"/>
    <w:rsid w:val="00EF5A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BF242CE"/>
  <w15:docId w15:val="{DEDA0F86-AA56-F341-8EF1-0B564451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after="120"/>
    </w:pPr>
  </w:style>
  <w:style w:type="paragraph" w:styleId="BodyText2">
    <w:name w:val="Body Text 2"/>
    <w:basedOn w:val="Normal"/>
    <w:link w:val="BodyText2Char"/>
    <w:uiPriority w:val="99"/>
    <w:qFormat/>
    <w:pPr>
      <w:spacing w:after="120" w:line="480" w:lineRule="auto"/>
    </w:pPr>
  </w:style>
  <w:style w:type="paragraph" w:styleId="BodyText3">
    <w:name w:val="Body Text 3"/>
    <w:basedOn w:val="Normal"/>
    <w:link w:val="BodyText3Char"/>
    <w:uiPriority w:val="99"/>
    <w:qFormat/>
    <w:pPr>
      <w:spacing w:after="120"/>
    </w:pPr>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List">
    <w:name w:val="List"/>
    <w:basedOn w:val="Normal"/>
    <w:uiPriority w:val="99"/>
    <w:qFormat/>
    <w:pPr>
      <w:ind w:left="360" w:hanging="360"/>
      <w:contextualSpacing/>
    </w:pPr>
  </w:style>
  <w:style w:type="paragraph" w:styleId="List2">
    <w:name w:val="List 2"/>
    <w:basedOn w:val="Normal"/>
    <w:uiPriority w:val="99"/>
    <w:qFormat/>
    <w:pPr>
      <w:ind w:left="720" w:hanging="360"/>
      <w:contextualSpacing/>
    </w:pPr>
  </w:style>
  <w:style w:type="paragraph" w:styleId="List3">
    <w:name w:val="List 3"/>
    <w:basedOn w:val="Normal"/>
    <w:uiPriority w:val="99"/>
    <w:qFormat/>
    <w:pPr>
      <w:ind w:left="1080" w:hanging="360"/>
      <w:contextualSpacing/>
    </w:pPr>
  </w:style>
  <w:style w:type="paragraph" w:styleId="ListBullet">
    <w:name w:val="List Bullet"/>
    <w:basedOn w:val="Normal"/>
    <w:uiPriority w:val="99"/>
    <w:qFormat/>
    <w:pPr>
      <w:numPr>
        <w:numId w:val="1"/>
      </w:numPr>
      <w:contextualSpacing/>
    </w:pPr>
  </w:style>
  <w:style w:type="paragraph" w:styleId="ListBullet2">
    <w:name w:val="List Bullet 2"/>
    <w:basedOn w:val="Normal"/>
    <w:uiPriority w:val="99"/>
    <w:qFormat/>
    <w:pPr>
      <w:numPr>
        <w:numId w:val="2"/>
      </w:numPr>
      <w:contextualSpacing/>
    </w:pPr>
  </w:style>
  <w:style w:type="paragraph" w:styleId="ListBullet3">
    <w:name w:val="List Bullet 3"/>
    <w:basedOn w:val="Normal"/>
    <w:uiPriority w:val="99"/>
    <w:pPr>
      <w:numPr>
        <w:numId w:val="3"/>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Calibri" w:eastAsia="MS Gothic" w:hAnsi="Calibri"/>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MS Gothic" w:hAnsi="Calibri"/>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MS Gothic" w:hAnsi="Calibri"/>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MS Gothic" w:hAnsi="Calibri"/>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MS Gothic" w:hAnsi="Calibri"/>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MS Gothic" w:hAnsi="Calibri"/>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Calibri"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libri"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libri"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libri"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libri"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libri"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rPr>
  </w:style>
  <w:style w:type="character" w:customStyle="1" w:styleId="Heading1Char">
    <w:name w:val="Heading 1 Char"/>
    <w:basedOn w:val="DefaultParagraphFont"/>
    <w:link w:val="Heading1"/>
    <w:uiPriority w:val="9"/>
    <w:qFormat/>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qFormat/>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qFormat/>
    <w:rPr>
      <w:rFonts w:ascii="Calibri" w:eastAsia="MS Gothic" w:hAnsi="Calibri" w:cs="SimSun"/>
      <w:b/>
      <w:bCs/>
      <w:color w:val="4F81BD"/>
    </w:rPr>
  </w:style>
  <w:style w:type="character" w:customStyle="1" w:styleId="TitleChar">
    <w:name w:val="Title Char"/>
    <w:basedOn w:val="DefaultParagraphFont"/>
    <w:link w:val="Title"/>
    <w:uiPriority w:val="10"/>
    <w:qFormat/>
    <w:rPr>
      <w:rFonts w:ascii="Calibri" w:eastAsia="MS Gothic" w:hAnsi="Calibri" w:cs="SimSun"/>
      <w:color w:val="17365D"/>
      <w:spacing w:val="5"/>
      <w:kern w:val="28"/>
      <w:sz w:val="52"/>
      <w:szCs w:val="52"/>
    </w:rPr>
  </w:style>
  <w:style w:type="character" w:customStyle="1" w:styleId="SubtitleChar">
    <w:name w:val="Subtitle Char"/>
    <w:basedOn w:val="DefaultParagraphFont"/>
    <w:link w:val="Subtitle"/>
    <w:uiPriority w:val="11"/>
    <w:qFormat/>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customStyle="1" w:styleId="SubtleEmphasis1">
    <w:name w:val="Subtle Emphasis1"/>
    <w:basedOn w:val="DefaultParagraphFont"/>
    <w:uiPriority w:val="19"/>
    <w:qFormat/>
    <w:rPr>
      <w:i/>
      <w:iCs/>
      <w:color w:val="808080"/>
    </w:rPr>
  </w:style>
  <w:style w:type="character" w:customStyle="1" w:styleId="IntenseEmphasis1">
    <w:name w:val="Intense Emphasis1"/>
    <w:basedOn w:val="DefaultParagraphFont"/>
    <w:uiPriority w:val="21"/>
    <w:qFormat/>
    <w:rPr>
      <w:b/>
      <w:bCs/>
      <w:i/>
      <w:iCs/>
      <w:color w:val="4F81BD"/>
    </w:rPr>
  </w:style>
  <w:style w:type="character" w:customStyle="1" w:styleId="SubtleReference1">
    <w:name w:val="Subtle Reference1"/>
    <w:basedOn w:val="DefaultParagraphFont"/>
    <w:uiPriority w:val="31"/>
    <w:qFormat/>
    <w:rPr>
      <w:smallCaps/>
      <w:color w:val="C0504D"/>
      <w:u w:val="single"/>
    </w:rPr>
  </w:style>
  <w:style w:type="character" w:customStyle="1" w:styleId="IntenseReference1">
    <w:name w:val="Intense Reference1"/>
    <w:basedOn w:val="DefaultParagraphFont"/>
    <w:uiPriority w:val="32"/>
    <w:qFormat/>
    <w:rPr>
      <w:b/>
      <w:bCs/>
      <w:smallCaps/>
      <w:color w:val="C0504D"/>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qFormat/>
    <w:pPr>
      <w:outlineLvl w:val="9"/>
    </w:pPr>
  </w:style>
  <w:style w:type="paragraph" w:styleId="Revision">
    <w:name w:val="Revision"/>
    <w:uiPriority w:val="99"/>
    <w:rPr>
      <w:sz w:val="22"/>
      <w:szCs w:val="22"/>
      <w:lang w:val="en-US"/>
    </w:rPr>
  </w:style>
  <w:style w:type="paragraph" w:styleId="TOCHeading">
    <w:name w:val="TOC Heading"/>
    <w:basedOn w:val="Heading1"/>
    <w:next w:val="Normal"/>
    <w:uiPriority w:val="39"/>
    <w:qFormat/>
    <w:pPr>
      <w:spacing w:before="240" w:line="259" w:lineRule="auto"/>
      <w:outlineLvl w:val="9"/>
    </w:pPr>
    <w:rPr>
      <w:rFonts w:ascii="Cambria" w:hAnsi="Cambria"/>
      <w:b w:val="0"/>
      <w:bCs w:val="0"/>
      <w:sz w:val="32"/>
      <w:szCs w:val="32"/>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footer" Target="footer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jpe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1345</Words>
  <Characters>7671</Characters>
  <Application>Microsoft Office Word</Application>
  <DocSecurity>0</DocSecurity>
  <Lines>63</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Emmanuel Muriuki</cp:lastModifiedBy>
  <cp:revision>2</cp:revision>
  <dcterms:created xsi:type="dcterms:W3CDTF">2026-06-17T09:54:00Z</dcterms:created>
  <dcterms:modified xsi:type="dcterms:W3CDTF">2026-06-17T09:54:00Z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962d8a89d9c5445ab3748442058c2fb3_23</vt:lpwstr>
  </property>
  <property fmtid="{D5CDD505-2E9C-101B-9397-08002B2CF9AE}" pid="3" name="KSOProductBuildVer">
    <vt:lpwstr>1033-12.1.0.26880</vt:lpwstr>
  </property>
</Properties>
</file>