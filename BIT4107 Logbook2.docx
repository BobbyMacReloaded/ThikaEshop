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A33B1" w14:textId="77777777" w:rsidR="00ED5264" w:rsidRDefault="000B5DEE">
      <w:pPr>
        <w:pStyle w:val="Title"/>
      </w:pPr>
      <w:r>
        <w:t>BIT 4107 – Mobile Application Development</w:t>
      </w:r>
    </w:p>
    <w:p w14:paraId="140DF6BA" w14:textId="77777777" w:rsidR="00ED5264" w:rsidRDefault="000B5DEE">
      <w:r>
        <w:t>ENHANCED PROFESSIONAL STUDENT LOGBOOK</w:t>
      </w:r>
    </w:p>
    <w:p w14:paraId="76BF06D9" w14:textId="124438A9" w:rsidR="00ED5264" w:rsidRDefault="000B5DEE">
      <w:r>
        <w:t xml:space="preserve">Student Name: </w:t>
      </w:r>
      <w:ins w:id="0" w:author="Emmanuel" w:date="2026-06-10T11:39:00Z" w16du:dateUtc="2026-06-10T08:39:00Z">
        <w:r>
          <w:t>_____</w:t>
        </w:r>
      </w:ins>
      <w:proofErr w:type="spellStart"/>
      <w:r w:rsidR="005814D1">
        <w:t>Emmanueli</w:t>
      </w:r>
      <w:proofErr w:type="spellEnd"/>
      <w:r w:rsidR="005814D1">
        <w:t xml:space="preserve"> Muriuki</w:t>
      </w:r>
      <w:ins w:id="1" w:author="Emmanuel" w:date="2026-06-10T11:39:00Z" w16du:dateUtc="2026-06-10T08:39:00Z">
        <w:r>
          <w:t>_________________________</w:t>
        </w:r>
      </w:ins>
      <w:del w:id="2" w:author="Emmanuel" w:date="2026-06-10T11:39:00Z" w16du:dateUtc="2026-06-10T08:39:00Z">
        <w:r>
          <w:delText>_______</w:delText>
        </w:r>
        <w:r w:rsidR="005814D1">
          <w:delText>EMMANUELI MURIUKI</w:delText>
        </w:r>
        <w:r>
          <w:delText>_______________________</w:delText>
        </w:r>
      </w:del>
    </w:p>
    <w:p w14:paraId="1976A566" w14:textId="4773C022" w:rsidR="00ED5264" w:rsidRDefault="000B5DEE">
      <w:r>
        <w:t xml:space="preserve">Admission Number: </w:t>
      </w:r>
      <w:ins w:id="3" w:author="Emmanuel" w:date="2026-06-10T11:39:00Z" w16du:dateUtc="2026-06-10T08:39:00Z">
        <w:r>
          <w:t>______</w:t>
        </w:r>
      </w:ins>
      <w:r w:rsidR="005814D1">
        <w:t>Bit/2024/61120</w:t>
      </w:r>
      <w:ins w:id="4" w:author="Emmanuel" w:date="2026-06-10T11:39:00Z" w16du:dateUtc="2026-06-10T08:39:00Z">
        <w:r>
          <w:t>________________________</w:t>
        </w:r>
      </w:ins>
      <w:del w:id="5" w:author="Emmanuel" w:date="2026-06-10T11:39:00Z" w16du:dateUtc="2026-06-10T08:39:00Z">
        <w:r>
          <w:delText>_____________</w:delText>
        </w:r>
        <w:r w:rsidR="005814D1">
          <w:delText>BIT/2024/61120</w:delText>
        </w:r>
        <w:r>
          <w:delText>_________________</w:delText>
        </w:r>
      </w:del>
    </w:p>
    <w:p w14:paraId="77B4098D" w14:textId="0C90BE7E" w:rsidR="00ED5264" w:rsidRDefault="000B5DEE">
      <w:r>
        <w:t xml:space="preserve">School/Faculty: </w:t>
      </w:r>
      <w:ins w:id="6" w:author="Emmanuel" w:date="2026-06-10T11:39:00Z" w16du:dateUtc="2026-06-10T08:39:00Z">
        <w:r>
          <w:t>_________</w:t>
        </w:r>
      </w:ins>
      <w:r>
        <w:t>Computing And informatics</w:t>
      </w:r>
      <w:ins w:id="7" w:author="Emmanuel" w:date="2026-06-10T11:39:00Z" w16du:dateUtc="2026-06-10T08:39:00Z">
        <w:r>
          <w:t>_____________________</w:t>
        </w:r>
      </w:ins>
      <w:del w:id="8" w:author="Emmanuel" w:date="2026-06-10T11:39:00Z" w16du:dateUtc="2026-06-10T08:39:00Z">
        <w:r>
          <w:delText>___________</w:delText>
        </w:r>
        <w:r w:rsidR="005814D1">
          <w:delText>COMPUTING AND INFORMATICS</w:delText>
        </w:r>
        <w:r>
          <w:delText>___________________</w:delText>
        </w:r>
      </w:del>
    </w:p>
    <w:p w14:paraId="71F1E112" w14:textId="10303976" w:rsidR="002E1072" w:rsidRDefault="000B5DEE">
      <w:pPr>
        <w:rPr>
          <w:ins w:id="9" w:author="Emmanuel" w:date="2026-06-10T11:39:00Z" w16du:dateUtc="2026-06-10T08:39:00Z"/>
        </w:rPr>
      </w:pPr>
      <w:proofErr w:type="spellStart"/>
      <w:ins w:id="10" w:author="Emmanuel" w:date="2026-06-10T11:39:00Z" w16du:dateUtc="2026-06-10T08:39:00Z">
        <w:r>
          <w:t>Programme</w:t>
        </w:r>
        <w:proofErr w:type="spellEnd"/>
        <w:r>
          <w:t>: _____________</w:t>
        </w:r>
      </w:ins>
      <w:r>
        <w:t>Bachelors of Science in Information Technology</w:t>
      </w:r>
      <w:ins w:id="11" w:author="Emmanuel" w:date="2026-06-10T11:39:00Z" w16du:dateUtc="2026-06-10T08:39:00Z">
        <w:r>
          <w:t>_________________</w:t>
        </w:r>
      </w:ins>
    </w:p>
    <w:p w14:paraId="50DF5BB6" w14:textId="0C539057" w:rsidR="00ED5264" w:rsidRDefault="000B5DEE">
      <w:pPr>
        <w:rPr>
          <w:del w:id="12" w:author="Emmanuel" w:date="2026-06-10T11:39:00Z" w16du:dateUtc="2026-06-10T08:39:00Z"/>
        </w:rPr>
      </w:pPr>
      <w:del w:id="13" w:author="Emmanuel" w:date="2026-06-10T11:39:00Z" w16du:dateUtc="2026-06-10T08:39:00Z">
        <w:r>
          <w:delText>Programme: ________</w:delText>
        </w:r>
        <w:r w:rsidR="005814D1">
          <w:delText>BACHELORS OF SCIENCE IN INFORMATION TECHNOLOGY</w:delText>
        </w:r>
        <w:r>
          <w:delText>______________________</w:delText>
        </w:r>
      </w:del>
    </w:p>
    <w:p w14:paraId="23CE27C4" w14:textId="6CEE9659" w:rsidR="00ED5264" w:rsidRDefault="000B5DEE">
      <w:r>
        <w:t xml:space="preserve">Academic Year: </w:t>
      </w:r>
      <w:ins w:id="14" w:author="Emmanuel" w:date="2026-06-10T11:39:00Z" w16du:dateUtc="2026-06-10T08:39:00Z">
        <w:r>
          <w:t>______</w:t>
        </w:r>
      </w:ins>
      <w:r>
        <w:t>2026</w:t>
      </w:r>
      <w:ins w:id="15" w:author="Emmanuel" w:date="2026-06-10T11:39:00Z" w16du:dateUtc="2026-06-10T08:39:00Z">
        <w:r>
          <w:t>________________________</w:t>
        </w:r>
      </w:ins>
      <w:del w:id="16" w:author="Emmanuel" w:date="2026-06-10T11:39:00Z" w16du:dateUtc="2026-06-10T08:39:00Z">
        <w:r>
          <w:delText>_________</w:delText>
        </w:r>
        <w:r w:rsidR="005814D1">
          <w:delText>2026</w:delText>
        </w:r>
        <w:r>
          <w:delText>_____________________</w:delText>
        </w:r>
      </w:del>
    </w:p>
    <w:p w14:paraId="36D84B18" w14:textId="11E6CEAD" w:rsidR="00ED5264" w:rsidRDefault="000B5DEE">
      <w:r>
        <w:t xml:space="preserve">Semester: </w:t>
      </w:r>
      <w:ins w:id="17" w:author="Emmanuel" w:date="2026-06-10T11:39:00Z" w16du:dateUtc="2026-06-10T08:39:00Z">
        <w:r>
          <w:t>_____</w:t>
        </w:r>
      </w:ins>
      <w:r>
        <w:t>May-August</w:t>
      </w:r>
      <w:ins w:id="18" w:author="Emmanuel" w:date="2026-06-10T11:39:00Z" w16du:dateUtc="2026-06-10T08:39:00Z">
        <w:r>
          <w:t>_________________________</w:t>
        </w:r>
      </w:ins>
      <w:del w:id="19" w:author="Emmanuel" w:date="2026-06-10T11:39:00Z" w16du:dateUtc="2026-06-10T08:39:00Z">
        <w:r>
          <w:delText>_______</w:delText>
        </w:r>
        <w:r w:rsidR="005814D1">
          <w:delText>MAY TO AUGUST</w:delText>
        </w:r>
        <w:r>
          <w:delText>_______________________</w:delText>
        </w:r>
      </w:del>
    </w:p>
    <w:p w14:paraId="22C596BC" w14:textId="0E9C96B1" w:rsidR="00ED5264" w:rsidRDefault="000B5DEE">
      <w:r>
        <w:t xml:space="preserve">Lecturer: </w:t>
      </w:r>
      <w:ins w:id="20" w:author="Emmanuel" w:date="2026-06-10T11:39:00Z" w16du:dateUtc="2026-06-10T08:39:00Z">
        <w:r>
          <w:t>______</w:t>
        </w:r>
      </w:ins>
      <w:r>
        <w:t>Michael Nyoro</w:t>
      </w:r>
      <w:ins w:id="21" w:author="Emmanuel" w:date="2026-06-10T11:39:00Z" w16du:dateUtc="2026-06-10T08:39:00Z">
        <w:r>
          <w:t>________________________</w:t>
        </w:r>
      </w:ins>
      <w:del w:id="22" w:author="Emmanuel" w:date="2026-06-10T11:39:00Z" w16du:dateUtc="2026-06-10T08:39:00Z">
        <w:r>
          <w:delText>________________</w:delText>
        </w:r>
        <w:r w:rsidR="005814D1">
          <w:delText>MICHAEL NYORO</w:delText>
        </w:r>
        <w:r>
          <w:delText>______________</w:delText>
        </w:r>
      </w:del>
    </w:p>
    <w:p w14:paraId="11347AEC" w14:textId="77226780" w:rsidR="00ED5264" w:rsidRDefault="000B5DEE">
      <w:r>
        <w:t xml:space="preserve">Phone Number: </w:t>
      </w:r>
      <w:ins w:id="23" w:author="Emmanuel" w:date="2026-06-10T11:39:00Z" w16du:dateUtc="2026-06-10T08:39:00Z">
        <w:r>
          <w:t>__</w:t>
        </w:r>
      </w:ins>
      <w:r>
        <w:t>0708789116</w:t>
      </w:r>
      <w:ins w:id="24" w:author="Emmanuel" w:date="2026-06-10T11:39:00Z" w16du:dateUtc="2026-06-10T08:39:00Z">
        <w:r>
          <w:t>____________________________</w:t>
        </w:r>
      </w:ins>
      <w:del w:id="25" w:author="Emmanuel" w:date="2026-06-10T11:39:00Z" w16du:dateUtc="2026-06-10T08:39:00Z">
        <w:r>
          <w:delText>_________</w:delText>
        </w:r>
        <w:r w:rsidR="005814D1">
          <w:delText>0708789116</w:delText>
        </w:r>
        <w:r>
          <w:delText>_____________________</w:delText>
        </w:r>
      </w:del>
    </w:p>
    <w:p w14:paraId="255C744C" w14:textId="77777777" w:rsidR="00ED5264" w:rsidRDefault="000B5DEE">
      <w:r>
        <w:br w:type="page"/>
      </w:r>
    </w:p>
    <w:p w14:paraId="66E642CD" w14:textId="77777777" w:rsidR="00ED5264" w:rsidRDefault="000B5DEE">
      <w:pPr>
        <w:pStyle w:val="Heading1"/>
      </w:pPr>
      <w:bookmarkStart w:id="26" w:name="_Toc232493544"/>
      <w:r>
        <w:lastRenderedPageBreak/>
        <w:t>Instructions</w:t>
      </w:r>
      <w:bookmarkEnd w:id="26"/>
    </w:p>
    <w:p w14:paraId="2A9D9F58" w14:textId="77777777" w:rsidR="00ED5264" w:rsidRDefault="000B5DEE">
      <w:r>
        <w:t>This logbook is used to document weekly learning activities, practical exercises, skills acquired, challenges encountered, solutions applied, and reflections. Students should complete all sections every week.</w:t>
      </w:r>
    </w:p>
    <w:p w14:paraId="7BF6C9E2" w14:textId="77777777" w:rsidR="00ED5264" w:rsidRDefault="000B5DEE">
      <w:r>
        <w:t>Each week to follow remarks in week 1 section.</w:t>
      </w:r>
    </w:p>
    <w:p w14:paraId="45ABD7EA" w14:textId="77777777" w:rsidR="00ED5264" w:rsidRDefault="00ED5264"/>
    <w:p w14:paraId="24A96B81" w14:textId="77777777" w:rsidR="00B968DC" w:rsidRDefault="000B5DEE">
      <w:r>
        <w:t>Autogenerated Table of content</w:t>
      </w:r>
    </w:p>
    <w:sdt>
      <w:sdtPr>
        <w:id w:val="2040391460"/>
        <w:docPartObj>
          <w:docPartGallery w:val="Table of Contents"/>
          <w:docPartUnique/>
        </w:docPartObj>
      </w:sdtPr>
      <w:sdtEndPr>
        <w:rPr>
          <w:rFonts w:ascii="Cambria" w:eastAsia="MS Mincho" w:hAnsi="Cambria" w:cs="SimSun"/>
          <w:b/>
          <w:bCs/>
          <w:noProof/>
          <w:color w:val="auto"/>
          <w:sz w:val="22"/>
          <w:szCs w:val="22"/>
        </w:rPr>
      </w:sdtEndPr>
      <w:sdtContent>
        <w:p w14:paraId="017599AE" w14:textId="2A9D7D7D" w:rsidR="00B968DC" w:rsidRDefault="00B968DC">
          <w:pPr>
            <w:pStyle w:val="TOCHeading"/>
          </w:pPr>
          <w:r>
            <w:t>Contents</w:t>
          </w:r>
        </w:p>
        <w:p w14:paraId="39B63D53" w14:textId="09DF246B" w:rsidR="00B968DC" w:rsidRDefault="00B968DC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493544" w:history="1">
            <w:r w:rsidRPr="005D3DC9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_Toc232493544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B7265" w14:textId="11DADC46" w:rsidR="00B968DC" w:rsidRDefault="00B968DC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2493545" w:history="1">
            <w:r w:rsidRPr="005D3DC9">
              <w:rPr>
                <w:rStyle w:val="Hyperlink"/>
                <w:noProof/>
              </w:rPr>
              <w:t>Week 1: Introduction to Mobile Application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_Toc232493545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04CFC" w14:textId="240F7EA6" w:rsidR="00B968DC" w:rsidRDefault="00B968D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493546" w:history="1">
            <w:r w:rsidRPr="005D3DC9">
              <w:rPr>
                <w:rStyle w:val="Hyperlink"/>
                <w:noProof/>
              </w:rPr>
              <w:t>Practical Activities Undertaken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_Toc232493546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60D2E" w14:textId="51A1937C" w:rsidR="00B968DC" w:rsidRDefault="00B968D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493547" w:history="1">
            <w:r w:rsidRPr="005D3DC9">
              <w:rPr>
                <w:rStyle w:val="Hyperlink"/>
                <w:noProof/>
              </w:rPr>
              <w:t>Tools/Software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_Toc232493547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468F0" w14:textId="319B7CB6" w:rsidR="00B968DC" w:rsidRDefault="00B968D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493548" w:history="1">
            <w:r w:rsidRPr="005D3DC9">
              <w:rPr>
                <w:rStyle w:val="Hyperlink"/>
                <w:rFonts w:ascii="Times New Roman" w:hAnsi="Times New Roman" w:cs="Times New Roman"/>
                <w:noProof/>
              </w:rPr>
              <w:t>Personal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_Toc232493548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AA71C" w14:textId="2AFFD5B8" w:rsidR="00B968DC" w:rsidRDefault="00B968DC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2493549" w:history="1">
            <w:r w:rsidRPr="005D3DC9">
              <w:rPr>
                <w:rStyle w:val="Hyperlink"/>
                <w:noProof/>
              </w:rPr>
              <w:t>Week 2: Mobile Development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_Toc232493549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9DAF9" w14:textId="0290F734" w:rsidR="00B968DC" w:rsidRDefault="00B968DC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2493550" w:history="1">
            <w:r w:rsidRPr="005D3DC9">
              <w:rPr>
                <w:rStyle w:val="Hyperlink"/>
                <w:noProof/>
              </w:rPr>
              <w:t>Week 3: User Interface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_Toc232493550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281C2" w14:textId="51398821" w:rsidR="00B968DC" w:rsidRDefault="00B968D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493551" w:history="1">
            <w:r w:rsidRPr="005D3DC9">
              <w:rPr>
                <w:rStyle w:val="Hyperlink"/>
                <w:noProof/>
              </w:rPr>
              <w:t>Figma Designs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_Toc232493551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8E0B1" w14:textId="4EA6632D" w:rsidR="00B968DC" w:rsidRDefault="00B968DC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2493552" w:history="1">
            <w:r w:rsidRPr="005D3DC9">
              <w:rPr>
                <w:rStyle w:val="Hyperlink"/>
                <w:noProof/>
              </w:rPr>
              <w:t>Week 4: Event Handling and User Interaction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_Toc232493552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0D1C0" w14:textId="4E4C184F" w:rsidR="00B968DC" w:rsidRDefault="00B968DC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2493553" w:history="1">
            <w:r w:rsidRPr="005D3DC9">
              <w:rPr>
                <w:rStyle w:val="Hyperlink"/>
                <w:noProof/>
              </w:rPr>
              <w:t>Week 5: Data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_Toc232493553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B785B" w14:textId="2B9F3418" w:rsidR="00B968DC" w:rsidRDefault="00B968DC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2493554" w:history="1">
            <w:r w:rsidRPr="005D3DC9">
              <w:rPr>
                <w:rStyle w:val="Hyperlink"/>
                <w:noProof/>
              </w:rPr>
              <w:t>Week 6: Networking and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_Toc232493554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53171" w14:textId="71C85308" w:rsidR="00B968DC" w:rsidRDefault="00B968D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493555" w:history="1">
            <w:r w:rsidRPr="005D3DC9">
              <w:rPr>
                <w:rStyle w:val="Hyperlink"/>
                <w:noProof/>
              </w:rPr>
              <w:t>Internet permission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_Toc232493555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6BBF5" w14:textId="2FA440A7" w:rsidR="00B968DC" w:rsidRDefault="00B968DC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2493556" w:history="1">
            <w:r w:rsidRPr="005D3DC9">
              <w:rPr>
                <w:rStyle w:val="Hyperlink"/>
                <w:noProof/>
              </w:rPr>
              <w:t>Week 7: Application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_Toc232493556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55BE1" w14:textId="7FBB2B07" w:rsidR="00B968DC" w:rsidRDefault="00B968D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493557" w:history="1">
            <w:r w:rsidRPr="005D3DC9">
              <w:rPr>
                <w:rStyle w:val="Hyperlink"/>
                <w:noProof/>
              </w:rPr>
              <w:t>Same as week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_Toc232493557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29138" w14:textId="12D96EE6" w:rsidR="00B968DC" w:rsidRDefault="00B968DC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2493558" w:history="1">
            <w:r w:rsidRPr="005D3DC9">
              <w:rPr>
                <w:rStyle w:val="Hyperlink"/>
                <w:noProof/>
              </w:rPr>
              <w:t>Week 8:  Project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_Toc232493558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9D9F2" w14:textId="609FA027" w:rsidR="00B968DC" w:rsidRDefault="00B968DC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2493559" w:history="1">
            <w:r w:rsidRPr="005D3DC9">
              <w:rPr>
                <w:rStyle w:val="Hyperlink"/>
                <w:noProof/>
              </w:rPr>
              <w:t>Week 9: Device Features and Sensors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_Toc232493559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B197E" w14:textId="525B92FC" w:rsidR="00B968DC" w:rsidRDefault="00B968D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493560" w:history="1">
            <w:r w:rsidRPr="005D3DC9">
              <w:rPr>
                <w:rStyle w:val="Hyperlink"/>
                <w:noProof/>
              </w:rPr>
              <w:t>Same as week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_Toc232493560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DC4EC" w14:textId="36114962" w:rsidR="00B968DC" w:rsidRDefault="00B968DC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2493561" w:history="1">
            <w:r w:rsidRPr="005D3DC9">
              <w:rPr>
                <w:rStyle w:val="Hyperlink"/>
                <w:noProof/>
              </w:rPr>
              <w:t>Week 10: Notifications and Background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_Toc232493561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87CE2" w14:textId="3650C938" w:rsidR="00B968DC" w:rsidRDefault="00B968D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493562" w:history="1">
            <w:r w:rsidRPr="005D3DC9">
              <w:rPr>
                <w:rStyle w:val="Hyperlink"/>
                <w:noProof/>
              </w:rPr>
              <w:t>Same as week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_Toc232493562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BBA5A" w14:textId="5614FED0" w:rsidR="00B968DC" w:rsidRDefault="00B968DC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2493563" w:history="1">
            <w:r w:rsidRPr="005D3DC9">
              <w:rPr>
                <w:rStyle w:val="Hyperlink"/>
                <w:noProof/>
              </w:rPr>
              <w:t>Week 11: Mobile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_Toc232493563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8D6C7" w14:textId="1977F000" w:rsidR="00B968DC" w:rsidRDefault="00B968D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493564" w:history="1">
            <w:r w:rsidRPr="005D3DC9">
              <w:rPr>
                <w:rStyle w:val="Hyperlink"/>
                <w:noProof/>
              </w:rPr>
              <w:t>Same as week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_Toc232493564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46017" w14:textId="6DD4838A" w:rsidR="00B968DC" w:rsidRDefault="00B968DC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2493565" w:history="1">
            <w:r w:rsidRPr="005D3DC9">
              <w:rPr>
                <w:rStyle w:val="Hyperlink"/>
                <w:noProof/>
              </w:rPr>
              <w:t>Week 12: Testing and Debugging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_Toc232493565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73D5B" w14:textId="52AD9225" w:rsidR="00B968DC" w:rsidRDefault="00B968D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493566" w:history="1">
            <w:r w:rsidRPr="005D3DC9">
              <w:rPr>
                <w:rStyle w:val="Hyperlink"/>
                <w:noProof/>
              </w:rPr>
              <w:t>Same as week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_Toc232493566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98E39" w14:textId="2A5FBD1D" w:rsidR="00B968DC" w:rsidRDefault="00B968DC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2493567" w:history="1">
            <w:r w:rsidRPr="005D3DC9">
              <w:rPr>
                <w:rStyle w:val="Hyperlink"/>
                <w:noProof/>
              </w:rPr>
              <w:t>Week 13: Application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_Toc232493567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1E319" w14:textId="704A93C8" w:rsidR="00B968DC" w:rsidRDefault="00B968D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493568" w:history="1">
            <w:r w:rsidRPr="005D3DC9">
              <w:rPr>
                <w:rStyle w:val="Hyperlink"/>
                <w:noProof/>
              </w:rPr>
              <w:t>Same as week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_Toc232493568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1F283" w14:textId="4101A8D8" w:rsidR="00B968DC" w:rsidRDefault="00B968DC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2493569" w:history="1">
            <w:r w:rsidRPr="005D3DC9">
              <w:rPr>
                <w:rStyle w:val="Hyperlink"/>
                <w:noProof/>
              </w:rPr>
              <w:t>Week 14: Final Project Presentation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_Toc232493569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1652A" w14:textId="4B72F0A6" w:rsidR="00B968DC" w:rsidRDefault="00B968D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493570" w:history="1">
            <w:r w:rsidRPr="005D3DC9">
              <w:rPr>
                <w:rStyle w:val="Hyperlink"/>
                <w:noProof/>
              </w:rPr>
              <w:t>Same as week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_Toc232493570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2EF16" w14:textId="390DE7E8" w:rsidR="00B968DC" w:rsidRDefault="00B968DC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2493571" w:history="1">
            <w:r w:rsidRPr="005D3DC9">
              <w:rPr>
                <w:rStyle w:val="Hyperlink"/>
                <w:noProof/>
              </w:rPr>
              <w:t>Semester Project Tracking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_Toc232493571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AF3BC" w14:textId="76F66888" w:rsidR="00B968DC" w:rsidRDefault="00B968D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493572" w:history="1">
            <w:r w:rsidRPr="005D3DC9">
              <w:rPr>
                <w:rStyle w:val="Hyperlink"/>
                <w:noProof/>
              </w:rPr>
              <w:t>Project 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_Toc232493572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55DD8" w14:textId="54321FB2" w:rsidR="00B968DC" w:rsidRDefault="00B968D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493573" w:history="1">
            <w:r w:rsidRPr="005D3DC9">
              <w:rPr>
                <w:rStyle w:val="Hyperlink"/>
                <w:noProof/>
              </w:rPr>
              <w:t>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_Toc232493573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E0C8C" w14:textId="13DF4890" w:rsidR="00B968DC" w:rsidRDefault="00B968D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493574" w:history="1">
            <w:r w:rsidRPr="005D3DC9">
              <w:rPr>
                <w:rStyle w:val="Hyperlink"/>
                <w:noProof/>
              </w:rPr>
              <w:t>Project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_Toc232493574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431FA" w14:textId="3A9A27C9" w:rsidR="00B968DC" w:rsidRDefault="00B968D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493575" w:history="1">
            <w:r w:rsidRPr="005D3DC9">
              <w:rPr>
                <w:rStyle w:val="Hyperlink"/>
                <w:noProof/>
              </w:rPr>
              <w:t>Development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_Toc232493575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DF281" w14:textId="42B02026" w:rsidR="00B968DC" w:rsidRDefault="00B968D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493576" w:history="1">
            <w:r w:rsidRPr="005D3DC9">
              <w:rPr>
                <w:rStyle w:val="Hyperlink"/>
                <w:noProof/>
              </w:rPr>
              <w:t>Testing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_Toc232493576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CF88E" w14:textId="76925D6B" w:rsidR="00B968DC" w:rsidRDefault="00B968D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493577" w:history="1">
            <w:r w:rsidRPr="005D3DC9">
              <w:rPr>
                <w:rStyle w:val="Hyperlink"/>
                <w:noProof/>
              </w:rPr>
              <w:t>Lessons Learned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_Toc232493577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85A8B" w14:textId="4EB3F294" w:rsidR="00B968DC" w:rsidRDefault="00B968D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493578" w:history="1">
            <w:r w:rsidRPr="005D3DC9">
              <w:rPr>
                <w:rStyle w:val="Hyperlink"/>
                <w:noProof/>
              </w:rPr>
              <w:t>Future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_Toc232493578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6632F" w14:textId="5F729B1B" w:rsidR="00B968DC" w:rsidRDefault="00B968DC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2493579" w:history="1">
            <w:r w:rsidRPr="005D3DC9">
              <w:rPr>
                <w:rStyle w:val="Hyperlink"/>
                <w:noProof/>
              </w:rPr>
              <w:t>End of Semester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_Toc232493579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7D001" w14:textId="25B16A78" w:rsidR="00B968DC" w:rsidRDefault="00B968D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493580" w:history="1">
            <w:r w:rsidRPr="005D3DC9">
              <w:rPr>
                <w:rStyle w:val="Hyperlink"/>
                <w:noProof/>
              </w:rPr>
              <w:t>Summary of Skills Acquired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_Toc232493580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3663E" w14:textId="2F32D4E4" w:rsidR="00B968DC" w:rsidRDefault="00B968D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493581" w:history="1">
            <w:r w:rsidRPr="005D3DC9">
              <w:rPr>
                <w:rStyle w:val="Hyperlink"/>
                <w:noProof/>
              </w:rPr>
              <w:t>Most Interesting Topic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_Toc232493581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634FD" w14:textId="3428DD5C" w:rsidR="00B968DC" w:rsidRDefault="00B968D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493582" w:history="1">
            <w:r w:rsidRPr="005D3DC9">
              <w:rPr>
                <w:rStyle w:val="Hyperlink"/>
                <w:noProof/>
              </w:rPr>
              <w:t>Major Challenges Faced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_Toc232493582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B86EF" w14:textId="677FD72D" w:rsidR="00B968DC" w:rsidRDefault="00B968D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493583" w:history="1">
            <w:r w:rsidRPr="005D3DC9">
              <w:rPr>
                <w:rStyle w:val="Hyperlink"/>
                <w:noProof/>
              </w:rPr>
              <w:t>How Challenges Were Overcome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_Toc232493583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43B11" w14:textId="6CE7B00A" w:rsidR="00B968DC" w:rsidRDefault="00B968D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493584" w:history="1">
            <w:r w:rsidRPr="005D3DC9">
              <w:rPr>
                <w:rStyle w:val="Hyperlink"/>
                <w:noProof/>
              </w:rPr>
              <w:t>Professional Growth Achieved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_Toc232493584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AD684" w14:textId="73BCE6BA" w:rsidR="00B968DC" w:rsidRDefault="00B968D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493585" w:history="1">
            <w:r w:rsidRPr="005D3DC9">
              <w:rPr>
                <w:rStyle w:val="Hyperlink"/>
                <w:noProof/>
              </w:rPr>
              <w:t>Overall Course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_Toc232493585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4498A" w14:textId="77F7455D" w:rsidR="00B968DC" w:rsidRDefault="00B968DC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2493586" w:history="1">
            <w:r w:rsidRPr="005D3DC9">
              <w:rPr>
                <w:rStyle w:val="Hyperlink"/>
                <w:noProof/>
              </w:rPr>
              <w:t>Final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_Toc232493586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54B48" w14:textId="642CED6E" w:rsidR="00B968DC" w:rsidRDefault="00B968DC">
          <w:r>
            <w:rPr>
              <w:b/>
              <w:bCs/>
              <w:noProof/>
            </w:rPr>
            <w:fldChar w:fldCharType="end"/>
          </w:r>
        </w:p>
      </w:sdtContent>
    </w:sdt>
    <w:p w14:paraId="6C870CBD" w14:textId="690CA1D6" w:rsidR="00ED5264" w:rsidRDefault="000B5DEE">
      <w:r>
        <w:br w:type="page"/>
      </w:r>
    </w:p>
    <w:p w14:paraId="14009B9C" w14:textId="77777777" w:rsidR="00ED5264" w:rsidRDefault="000B5DEE">
      <w:pPr>
        <w:pStyle w:val="Heading1"/>
      </w:pPr>
      <w:bookmarkStart w:id="27" w:name="_Toc232493545"/>
      <w:r>
        <w:lastRenderedPageBreak/>
        <w:t>Week 1: Introduction to Mobile Application Development</w:t>
      </w:r>
      <w:bookmarkEnd w:id="27"/>
    </w:p>
    <w:p w14:paraId="765E6757" w14:textId="740F6E5B" w:rsidR="00ED5264" w:rsidRDefault="000B5DEE">
      <w:r>
        <w:br/>
      </w:r>
      <w:r w:rsidR="00816107">
        <w:t xml:space="preserve">Thika Varsity Mobile Application created using Kotlin </w:t>
      </w:r>
      <w:r>
        <w:br/>
      </w:r>
    </w:p>
    <w:p w14:paraId="1EAF733D" w14:textId="77777777" w:rsidR="00ED5264" w:rsidRDefault="000B5DEE">
      <w:r>
        <w:br/>
      </w:r>
    </w:p>
    <w:p w14:paraId="4BE49DBD" w14:textId="77777777" w:rsidR="00ED5264" w:rsidRDefault="000B5DEE">
      <w:pPr>
        <w:pStyle w:val="Heading2"/>
      </w:pPr>
      <w:bookmarkStart w:id="28" w:name="_Toc232493546"/>
      <w:r>
        <w:t>Practical Activities Undertaken</w:t>
      </w:r>
      <w:bookmarkEnd w:id="28"/>
    </w:p>
    <w:p w14:paraId="1C842671" w14:textId="77777777" w:rsidR="00ED5264" w:rsidRDefault="000B5DEE">
      <w:r>
        <w:br/>
        <w:t xml:space="preserve">only screenshots needed and labeling </w:t>
      </w:r>
      <w:r>
        <w:br/>
        <w:t>Screenshots/Evidence Attached (Yes/No)</w:t>
      </w:r>
      <w:r>
        <w:br/>
      </w:r>
    </w:p>
    <w:p w14:paraId="14C37B2B" w14:textId="77777777" w:rsidR="00ED5264" w:rsidRDefault="000B5DEE">
      <w:pPr>
        <w:pStyle w:val="Heading2"/>
      </w:pPr>
      <w:bookmarkStart w:id="29" w:name="_Toc232493547"/>
      <w:r>
        <w:t>Tools/Software Used</w:t>
      </w:r>
      <w:bookmarkEnd w:id="29"/>
    </w:p>
    <w:p w14:paraId="2A58EA5A" w14:textId="2EA79F33" w:rsidR="00ED5264" w:rsidRDefault="00925B32">
      <w:r>
        <w:t>Android studio</w:t>
      </w:r>
    </w:p>
    <w:p w14:paraId="66B80424" w14:textId="027AEC00" w:rsidR="005814D1" w:rsidRDefault="002F6F6E">
      <w:pPr>
        <w:rPr>
          <w:del w:id="30" w:author="Emmanuel" w:date="2026-06-10T11:39:00Z" w16du:dateUtc="2026-06-10T08:39:00Z"/>
        </w:rPr>
      </w:pPr>
      <w:r>
        <w:rPr>
          <w:noProof/>
        </w:rPr>
        <w:drawing>
          <wp:inline distT="0" distB="0" distL="0" distR="0" wp14:anchorId="40BC62BD" wp14:editId="0CEAFFC6">
            <wp:extent cx="3530600" cy="2171700"/>
            <wp:effectExtent l="0" t="0" r="0" b="0"/>
            <wp:docPr id="102575110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51106" name="Picture 102575110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del w:id="31" w:author="Emmanuel" w:date="2026-06-10T11:39:00Z" w16du:dateUtc="2026-06-10T08:39:00Z">
        <w:r w:rsidR="005814D1">
          <w:delText xml:space="preserve">Android Studio </w:delText>
        </w:r>
      </w:del>
    </w:p>
    <w:p w14:paraId="30234E58" w14:textId="2650B211" w:rsidR="00ED5264" w:rsidRDefault="005814D1">
      <w:del w:id="32" w:author="Emmanuel" w:date="2026-06-10T11:39:00Z" w16du:dateUtc="2026-06-10T08:39:00Z">
        <w:r>
          <w:rPr>
            <w:noProof/>
          </w:rPr>
          <w:drawing>
            <wp:inline distT="0" distB="0" distL="0" distR="0" wp14:anchorId="00CC0082" wp14:editId="4763E479">
              <wp:extent cx="5657850" cy="3187700"/>
              <wp:effectExtent l="0" t="0" r="0" b="0"/>
              <wp:docPr id="1120168372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20168372" name="Picture 1120168372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57850" cy="31877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r w:rsidR="000B5DEE">
        <w:br/>
      </w:r>
    </w:p>
    <w:p w14:paraId="1206F3F9" w14:textId="25AFAE82" w:rsidR="00FC4DCF" w:rsidRPr="00CA74B7" w:rsidRDefault="00FC4DCF">
      <w:pPr>
        <w:rPr>
          <w:b/>
          <w:bCs/>
        </w:rPr>
      </w:pPr>
      <w:proofErr w:type="spellStart"/>
      <w:r w:rsidRPr="00CA74B7">
        <w:rPr>
          <w:b/>
          <w:bCs/>
        </w:rPr>
        <w:t>Supabase</w:t>
      </w:r>
      <w:proofErr w:type="spellEnd"/>
    </w:p>
    <w:p w14:paraId="33162C1B" w14:textId="2A7FC3A3" w:rsidR="00BF2793" w:rsidRDefault="00CA74B7">
      <w:r>
        <w:rPr>
          <w:noProof/>
        </w:rPr>
        <w:drawing>
          <wp:inline distT="0" distB="0" distL="0" distR="0" wp14:anchorId="02811D29" wp14:editId="7B9B087E">
            <wp:extent cx="5486400" cy="1914525"/>
            <wp:effectExtent l="0" t="0" r="0" b="9525"/>
            <wp:docPr id="6280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0046" name="Picture 6280004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16307" w14:textId="77777777" w:rsidR="00ED5264" w:rsidRDefault="00ED5264"/>
    <w:p w14:paraId="5FC0F44F" w14:textId="77777777" w:rsidR="00ED5264" w:rsidRDefault="00ED5264">
      <w:pPr>
        <w:pStyle w:val="Heading2"/>
      </w:pPr>
    </w:p>
    <w:p w14:paraId="086962B4" w14:textId="77777777" w:rsidR="00ED5264" w:rsidRDefault="000B5DEE">
      <w:r>
        <w:br/>
      </w:r>
    </w:p>
    <w:p w14:paraId="4DFC4B5D" w14:textId="77777777" w:rsidR="00ED5264" w:rsidRDefault="000B5DEE">
      <w:r>
        <w:br/>
      </w:r>
      <w:r>
        <w:br/>
      </w:r>
      <w:r>
        <w:br/>
      </w:r>
    </w:p>
    <w:p w14:paraId="62E3FC8F" w14:textId="77777777" w:rsidR="00ED5264" w:rsidRPr="00FC4DCF" w:rsidRDefault="000B5DEE">
      <w:pPr>
        <w:pStyle w:val="Heading2"/>
        <w:rPr>
          <w:rFonts w:ascii="Times New Roman" w:hAnsi="Times New Roman" w:cs="Times New Roman"/>
        </w:rPr>
      </w:pPr>
      <w:bookmarkStart w:id="33" w:name="_Toc232493548"/>
      <w:r w:rsidRPr="00FC4DCF">
        <w:rPr>
          <w:rFonts w:ascii="Times New Roman" w:hAnsi="Times New Roman" w:cs="Times New Roman"/>
        </w:rPr>
        <w:t>Personal Reflection</w:t>
      </w:r>
      <w:bookmarkEnd w:id="33"/>
    </w:p>
    <w:p w14:paraId="5F5CE89E" w14:textId="14AF2D05" w:rsidR="00ED5264" w:rsidRPr="00FC4DCF" w:rsidRDefault="00FC4DCF">
      <w:pPr>
        <w:rPr>
          <w:rFonts w:ascii="Times New Roman" w:hAnsi="Times New Roman" w:cs="Times New Roman"/>
        </w:rPr>
      </w:pPr>
      <w:r w:rsidRPr="00FC4DCF">
        <w:rPr>
          <w:rFonts w:ascii="Times New Roman" w:hAnsi="Times New Roman" w:cs="Times New Roman"/>
        </w:rPr>
        <w:t>Th</w:t>
      </w:r>
      <w:r>
        <w:rPr>
          <w:rFonts w:ascii="Times New Roman" w:hAnsi="Times New Roman" w:cs="Times New Roman"/>
        </w:rPr>
        <w:t>e</w:t>
      </w:r>
      <w:r w:rsidRPr="00FC4DCF">
        <w:rPr>
          <w:rFonts w:ascii="Times New Roman" w:hAnsi="Times New Roman" w:cs="Times New Roman"/>
        </w:rPr>
        <w:t xml:space="preserve"> project challenged me </w:t>
      </w:r>
      <w:r>
        <w:rPr>
          <w:rFonts w:ascii="Times New Roman" w:hAnsi="Times New Roman" w:cs="Times New Roman"/>
        </w:rPr>
        <w:t>in</w:t>
      </w:r>
      <w:r w:rsidRPr="00FC4DCF">
        <w:rPr>
          <w:rFonts w:ascii="Times New Roman" w:hAnsi="Times New Roman" w:cs="Times New Roman"/>
        </w:rPr>
        <w:t xml:space="preserve"> integrat</w:t>
      </w:r>
      <w:r>
        <w:rPr>
          <w:rFonts w:ascii="Times New Roman" w:hAnsi="Times New Roman" w:cs="Times New Roman"/>
        </w:rPr>
        <w:t>ing</w:t>
      </w:r>
      <w:r w:rsidRPr="00FC4DCF">
        <w:rPr>
          <w:rFonts w:ascii="Times New Roman" w:hAnsi="Times New Roman" w:cs="Times New Roman"/>
        </w:rPr>
        <w:t xml:space="preserve"> complex features including M-Pesa payments, AI-powered recommendations, and a pin-drop navigation system. I overcame obstacles with Firebase auth, </w:t>
      </w:r>
      <w:proofErr w:type="spellStart"/>
      <w:r w:rsidRPr="00FC4DCF">
        <w:rPr>
          <w:rFonts w:ascii="Times New Roman" w:hAnsi="Times New Roman" w:cs="Times New Roman"/>
        </w:rPr>
        <w:t>Supabase</w:t>
      </w:r>
      <w:proofErr w:type="spellEnd"/>
      <w:r w:rsidRPr="00FC4DCF">
        <w:rPr>
          <w:rFonts w:ascii="Times New Roman" w:hAnsi="Times New Roman" w:cs="Times New Roman"/>
        </w:rPr>
        <w:t xml:space="preserve"> RLS policies, and </w:t>
      </w:r>
      <w:r>
        <w:rPr>
          <w:rFonts w:ascii="Times New Roman" w:hAnsi="Times New Roman" w:cs="Times New Roman"/>
        </w:rPr>
        <w:t xml:space="preserve">even </w:t>
      </w:r>
      <w:r w:rsidRPr="00FC4DCF">
        <w:rPr>
          <w:rFonts w:ascii="Times New Roman" w:hAnsi="Times New Roman" w:cs="Times New Roman"/>
        </w:rPr>
        <w:t>state management in Compose. Each challenge improved my debugging skills and deepened my understanding of modern Android development</w:t>
      </w:r>
      <w:r>
        <w:rPr>
          <w:rFonts w:ascii="Times New Roman" w:hAnsi="Times New Roman" w:cs="Times New Roman"/>
        </w:rPr>
        <w:t xml:space="preserve"> in this AI generation</w:t>
      </w:r>
      <w:r w:rsidRPr="00FC4DCF">
        <w:rPr>
          <w:rFonts w:ascii="Times New Roman" w:hAnsi="Times New Roman" w:cs="Times New Roman"/>
        </w:rPr>
        <w:t>.</w:t>
      </w:r>
      <w:r w:rsidR="000B5DEE" w:rsidRPr="00FC4DCF">
        <w:rPr>
          <w:rFonts w:ascii="Times New Roman" w:hAnsi="Times New Roman" w:cs="Times New Roman"/>
        </w:rPr>
        <w:br/>
      </w:r>
      <w:r w:rsidR="000B5DEE" w:rsidRPr="00FC4DCF">
        <w:rPr>
          <w:rFonts w:ascii="Times New Roman" w:hAnsi="Times New Roman" w:cs="Times New Roman"/>
        </w:rPr>
        <w:br/>
      </w:r>
      <w:r w:rsidR="000B5DEE" w:rsidRPr="00FC4DCF">
        <w:rPr>
          <w:rFonts w:ascii="Times New Roman" w:hAnsi="Times New Roman" w:cs="Times New Roman"/>
        </w:rPr>
        <w:br/>
      </w:r>
    </w:p>
    <w:p w14:paraId="0A54DA1B" w14:textId="77777777" w:rsidR="00ED5264" w:rsidRDefault="00ED5264">
      <w:pPr>
        <w:pStyle w:val="Heading2"/>
      </w:pPr>
    </w:p>
    <w:p w14:paraId="743FF614" w14:textId="77777777" w:rsidR="00ED5264" w:rsidRDefault="000B5DEE">
      <w:r>
        <w:br/>
      </w:r>
      <w:r>
        <w:br/>
      </w:r>
      <w:r>
        <w:br/>
      </w:r>
    </w:p>
    <w:p w14:paraId="537BA0FF" w14:textId="05A1C9FB" w:rsidR="00ED5264" w:rsidRDefault="000B5DEE" w:rsidP="00CA74B7">
      <w:pPr>
        <w:pStyle w:val="Heading1"/>
      </w:pPr>
      <w:r>
        <w:br/>
      </w:r>
      <w:r>
        <w:br/>
      </w:r>
      <w:r>
        <w:br/>
      </w:r>
      <w:bookmarkStart w:id="34" w:name="_Toc232493549"/>
      <w:r>
        <w:t>Week 2: Mobile Development Environment</w:t>
      </w:r>
      <w:bookmarkEnd w:id="34"/>
    </w:p>
    <w:p w14:paraId="7D3D1A2C" w14:textId="2372CC18" w:rsidR="00CA74B7" w:rsidRPr="00CA74B7" w:rsidRDefault="00CA74B7" w:rsidP="00CA74B7">
      <w:r>
        <w:t>Emulator running hello world</w:t>
      </w:r>
    </w:p>
    <w:p w14:paraId="67932F51" w14:textId="77777777" w:rsidR="007F34DF" w:rsidRDefault="007F34DF" w:rsidP="00CA74B7">
      <w:pPr>
        <w:rPr>
          <w:noProof/>
        </w:rPr>
      </w:pPr>
    </w:p>
    <w:p w14:paraId="48F60134" w14:textId="13921DF0" w:rsidR="00CA74B7" w:rsidRDefault="00CA74B7" w:rsidP="00CA74B7">
      <w:r>
        <w:rPr>
          <w:noProof/>
        </w:rPr>
        <w:lastRenderedPageBreak/>
        <w:drawing>
          <wp:inline distT="0" distB="0" distL="0" distR="0" wp14:anchorId="5BF41851" wp14:editId="13AA295A">
            <wp:extent cx="5486400" cy="4537710"/>
            <wp:effectExtent l="0" t="0" r="0" b="0"/>
            <wp:docPr id="5285164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16449" name="Picture 52851644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8678" w14:textId="77777777" w:rsidR="007F34DF" w:rsidRDefault="007F34DF" w:rsidP="007F34DF">
      <w:pPr>
        <w:keepNext/>
      </w:pPr>
      <w:r>
        <w:rPr>
          <w:b/>
          <w:bCs/>
        </w:rPr>
        <w:lastRenderedPageBreak/>
        <w:t xml:space="preserve"> </w:t>
      </w:r>
      <w:r>
        <w:rPr>
          <w:noProof/>
        </w:rPr>
        <w:drawing>
          <wp:inline distT="0" distB="0" distL="0" distR="0" wp14:anchorId="08E2BCC9" wp14:editId="7D7123E3">
            <wp:extent cx="4219575" cy="3895725"/>
            <wp:effectExtent l="0" t="0" r="9525" b="9525"/>
            <wp:docPr id="9575116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11628" name="Picture 95751162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0166" cy="389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0285E" w14:textId="02572F0E" w:rsidR="00CA74B7" w:rsidRPr="00CA74B7" w:rsidRDefault="007F34DF" w:rsidP="007F34DF">
      <w:pPr>
        <w:pStyle w:val="Caption"/>
        <w:rPr>
          <w:b w:val="0"/>
          <w:bCs w:val="0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Simple login</w:t>
      </w:r>
    </w:p>
    <w:p w14:paraId="25ACD056" w14:textId="63B2D5D8" w:rsidR="00CA74B7" w:rsidRDefault="002E2B66" w:rsidP="002E2B66">
      <w:pPr>
        <w:pStyle w:val="Heading4"/>
      </w:pPr>
      <w:r>
        <w:t>Personal reflection</w:t>
      </w:r>
    </w:p>
    <w:p w14:paraId="6C2C8A19" w14:textId="4212F495" w:rsidR="002E2B66" w:rsidRPr="002E2B66" w:rsidRDefault="002E2B66" w:rsidP="002E2B66">
      <w:r>
        <w:t xml:space="preserve">This topic enabled me to run a simple hello world on my emulator then build a simple user </w:t>
      </w:r>
      <w:r w:rsidR="00D729B7">
        <w:t xml:space="preserve">interface on the login page. </w:t>
      </w:r>
    </w:p>
    <w:p w14:paraId="449B0EB4" w14:textId="77777777" w:rsidR="00ED5264" w:rsidRDefault="000B5DEE">
      <w:pPr>
        <w:pStyle w:val="Heading1"/>
      </w:pPr>
      <w:bookmarkStart w:id="35" w:name="_Toc232493550"/>
      <w:r>
        <w:lastRenderedPageBreak/>
        <w:t>Week 3: User Interface Design</w:t>
      </w:r>
      <w:bookmarkEnd w:id="35"/>
    </w:p>
    <w:p w14:paraId="25CD62CC" w14:textId="0CEBDD97" w:rsidR="00925B32" w:rsidRDefault="00925B32">
      <w:pPr>
        <w:pStyle w:val="Heading2"/>
      </w:pPr>
      <w:bookmarkStart w:id="36" w:name="_Toc232493551"/>
      <w:r>
        <w:t>Figma Designs</w:t>
      </w:r>
      <w:bookmarkEnd w:id="36"/>
    </w:p>
    <w:p w14:paraId="166C7BE9" w14:textId="77777777" w:rsidR="00AD24DF" w:rsidRDefault="00AD24DF" w:rsidP="00AD24DF">
      <w:pPr>
        <w:keepNext/>
      </w:pPr>
      <w:r>
        <w:rPr>
          <w:noProof/>
        </w:rPr>
        <w:drawing>
          <wp:inline distT="0" distB="0" distL="0" distR="0" wp14:anchorId="0383B49B" wp14:editId="34D9C004">
            <wp:extent cx="5486400" cy="2476500"/>
            <wp:effectExtent l="0" t="0" r="0" b="0"/>
            <wp:docPr id="18500632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63241" name="Picture 185006324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25203" w14:textId="4036FB0A" w:rsidR="00AD24DF" w:rsidRDefault="00AD24DF" w:rsidP="00AD24D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F34DF">
        <w:rPr>
          <w:noProof/>
        </w:rPr>
        <w:t>2</w:t>
      </w:r>
      <w:r>
        <w:fldChar w:fldCharType="end"/>
      </w:r>
      <w:r>
        <w:t xml:space="preserve"> Login Screen</w:t>
      </w:r>
    </w:p>
    <w:p w14:paraId="3D4A4321" w14:textId="1C3EB2E6" w:rsidR="00AD24DF" w:rsidRDefault="00AD24DF" w:rsidP="00AD24DF">
      <w:r>
        <w:rPr>
          <w:noProof/>
        </w:rPr>
        <w:drawing>
          <wp:inline distT="0" distB="0" distL="0" distR="0" wp14:anchorId="2C61F28E" wp14:editId="44A2F2A0">
            <wp:extent cx="5324475" cy="2505075"/>
            <wp:effectExtent l="0" t="0" r="9525" b="9525"/>
            <wp:docPr id="9017256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25669" name="Picture 90172566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0D61B" w14:textId="2A3742F6" w:rsidR="00AD24DF" w:rsidRPr="00AD24DF" w:rsidRDefault="00AD24DF" w:rsidP="00AD24DF"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F34DF">
        <w:rPr>
          <w:noProof/>
        </w:rPr>
        <w:t>3</w:t>
      </w:r>
      <w:r>
        <w:fldChar w:fldCharType="end"/>
      </w:r>
      <w:r>
        <w:t xml:space="preserve"> Home Screen</w:t>
      </w:r>
    </w:p>
    <w:p w14:paraId="01E4D549" w14:textId="77777777" w:rsidR="00AD24DF" w:rsidRDefault="00AD24DF" w:rsidP="00AD24DF">
      <w:pPr>
        <w:keepNext/>
      </w:pPr>
      <w:r>
        <w:rPr>
          <w:noProof/>
        </w:rPr>
        <w:lastRenderedPageBreak/>
        <w:drawing>
          <wp:inline distT="0" distB="0" distL="0" distR="0" wp14:anchorId="32426BE8" wp14:editId="52D0D693">
            <wp:extent cx="5486400" cy="2276475"/>
            <wp:effectExtent l="0" t="0" r="0" b="9525"/>
            <wp:docPr id="11523499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49922" name="Picture 11523499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1FDCA" w14:textId="53C425B5" w:rsidR="00925B32" w:rsidRDefault="00AD24DF" w:rsidP="00AD24D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F34DF">
        <w:rPr>
          <w:noProof/>
        </w:rPr>
        <w:t>4</w:t>
      </w:r>
      <w:r>
        <w:fldChar w:fldCharType="end"/>
      </w:r>
      <w:r>
        <w:t xml:space="preserve"> Profile Screen</w:t>
      </w:r>
    </w:p>
    <w:p w14:paraId="29BA0CED" w14:textId="7C14E2C7" w:rsidR="00AD24DF" w:rsidRDefault="00AD24DF"/>
    <w:p w14:paraId="3763ED32" w14:textId="293D433E" w:rsidR="00AD24DF" w:rsidRDefault="00AD24DF">
      <w:r>
        <w:rPr>
          <w:noProof/>
        </w:rPr>
        <w:drawing>
          <wp:inline distT="0" distB="0" distL="0" distR="0" wp14:anchorId="2E4964BC" wp14:editId="3B8E885C">
            <wp:extent cx="5486400" cy="2162175"/>
            <wp:effectExtent l="0" t="0" r="0" b="9525"/>
            <wp:docPr id="10016331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33128" name="Picture 10016331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8CE1" w14:textId="68FAC883" w:rsidR="00AD24DF" w:rsidRDefault="00AD24DF" w:rsidP="00AD24D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F34DF">
        <w:rPr>
          <w:noProof/>
        </w:rPr>
        <w:t>5</w:t>
      </w:r>
      <w:r>
        <w:fldChar w:fldCharType="end"/>
      </w:r>
      <w:r>
        <w:t xml:space="preserve"> Student Exchange for second hand</w:t>
      </w:r>
    </w:p>
    <w:p w14:paraId="0E5E9466" w14:textId="77777777" w:rsidR="00AD24DF" w:rsidRDefault="00AD24DF" w:rsidP="00AD24DF">
      <w:pPr>
        <w:keepNext/>
      </w:pPr>
      <w:r>
        <w:rPr>
          <w:noProof/>
        </w:rPr>
        <w:drawing>
          <wp:inline distT="0" distB="0" distL="0" distR="0" wp14:anchorId="59C1261B" wp14:editId="61A0475A">
            <wp:extent cx="5486400" cy="2209800"/>
            <wp:effectExtent l="0" t="0" r="0" b="0"/>
            <wp:docPr id="17558128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12865" name="Picture 175581286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89379" w14:textId="5BE3C598" w:rsidR="00AD24DF" w:rsidRDefault="00AD24DF" w:rsidP="00AD24D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F34DF">
        <w:rPr>
          <w:noProof/>
        </w:rPr>
        <w:t>6</w:t>
      </w:r>
      <w:r>
        <w:fldChar w:fldCharType="end"/>
      </w:r>
      <w:r>
        <w:t xml:space="preserve"> Product Details</w:t>
      </w:r>
    </w:p>
    <w:p w14:paraId="68CB7387" w14:textId="77777777" w:rsidR="00D729B7" w:rsidRDefault="00D729B7" w:rsidP="00D729B7">
      <w:pPr>
        <w:pStyle w:val="Heading4"/>
      </w:pPr>
      <w:r>
        <w:lastRenderedPageBreak/>
        <w:t>Personal reflection</w:t>
      </w:r>
    </w:p>
    <w:p w14:paraId="601C03BE" w14:textId="3201E6A6" w:rsidR="00D729B7" w:rsidRPr="002E2B66" w:rsidRDefault="00D729B7" w:rsidP="00D729B7">
      <w:r>
        <w:t xml:space="preserve">This topic enabled me to run build a simple user interface </w:t>
      </w:r>
      <w:r>
        <w:t xml:space="preserve">on </w:t>
      </w:r>
      <w:proofErr w:type="spellStart"/>
      <w:r>
        <w:t>figma</w:t>
      </w:r>
      <w:proofErr w:type="spellEnd"/>
      <w:r>
        <w:t xml:space="preserve"> that would be used to show how my application would look like in terms of design</w:t>
      </w:r>
      <w:r>
        <w:t xml:space="preserve">. </w:t>
      </w:r>
    </w:p>
    <w:p w14:paraId="6BE15430" w14:textId="0E95C4A3" w:rsidR="00ED5264" w:rsidRDefault="000B5DEE" w:rsidP="002F6F6E">
      <w:pPr>
        <w:pStyle w:val="Heading1"/>
      </w:pPr>
      <w:bookmarkStart w:id="37" w:name="_Toc232493552"/>
      <w:r>
        <w:t>Week 4: Event Handling and User Interaction</w:t>
      </w:r>
      <w:bookmarkEnd w:id="37"/>
    </w:p>
    <w:p w14:paraId="5FD7AAF0" w14:textId="77777777" w:rsidR="002F6F6E" w:rsidRDefault="000B5DEE" w:rsidP="002F6F6E">
      <w:pPr>
        <w:keepNext/>
      </w:pPr>
      <w:r>
        <w:br/>
      </w:r>
      <w:r w:rsidR="002F6F6E">
        <w:rPr>
          <w:noProof/>
        </w:rPr>
        <w:drawing>
          <wp:inline distT="0" distB="0" distL="0" distR="0" wp14:anchorId="4466EEAA" wp14:editId="529B3DC5">
            <wp:extent cx="3390900" cy="4394200"/>
            <wp:effectExtent l="0" t="0" r="0" b="6350"/>
            <wp:docPr id="8795145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14573" name="Picture 87951457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1377" cy="439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5A71B" w14:textId="41C419BA" w:rsidR="002F6F6E" w:rsidRDefault="002F6F6E" w:rsidP="002F6F6E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F34DF">
        <w:rPr>
          <w:noProof/>
        </w:rPr>
        <w:t>7</w:t>
      </w:r>
      <w:r>
        <w:fldChar w:fldCharType="end"/>
      </w:r>
      <w:r>
        <w:t xml:space="preserve"> User interacting with system using Text field</w:t>
      </w:r>
      <w:r>
        <w:rPr>
          <w:noProof/>
        </w:rPr>
        <w:t xml:space="preserve">  and Button</w:t>
      </w:r>
    </w:p>
    <w:p w14:paraId="2751F8B6" w14:textId="742F90EC" w:rsidR="00ED5264" w:rsidRDefault="000B5DEE">
      <w:r>
        <w:br/>
      </w:r>
      <w:r>
        <w:br/>
      </w:r>
    </w:p>
    <w:p w14:paraId="0DFA46A6" w14:textId="77777777" w:rsidR="00D729B7" w:rsidRDefault="00D729B7" w:rsidP="00D729B7">
      <w:pPr>
        <w:pStyle w:val="Heading4"/>
      </w:pPr>
      <w:r>
        <w:t>Personal reflection</w:t>
      </w:r>
    </w:p>
    <w:p w14:paraId="557507B3" w14:textId="62C2CC3B" w:rsidR="00D729B7" w:rsidRPr="002E2B66" w:rsidRDefault="00D729B7" w:rsidP="00D729B7">
      <w:r>
        <w:t xml:space="preserve">This topic enabled me to </w:t>
      </w:r>
      <w:r>
        <w:t>create user input fields such as the outlined text field and events such as buttons processing my inputs</w:t>
      </w:r>
      <w:r>
        <w:t xml:space="preserve">. </w:t>
      </w:r>
    </w:p>
    <w:p w14:paraId="0EBF16EB" w14:textId="77777777" w:rsidR="00ED5264" w:rsidRDefault="000B5DEE">
      <w:r>
        <w:br/>
      </w:r>
      <w:r>
        <w:br/>
      </w:r>
    </w:p>
    <w:p w14:paraId="53DEDCB5" w14:textId="77777777" w:rsidR="00ED5264" w:rsidRDefault="00ED5264"/>
    <w:p w14:paraId="35B314EC" w14:textId="0E4361C5" w:rsidR="00925B32" w:rsidRDefault="000B5DEE" w:rsidP="00925B32">
      <w:pPr>
        <w:pStyle w:val="Heading1"/>
      </w:pPr>
      <w:bookmarkStart w:id="38" w:name="_Toc232493553"/>
      <w:r>
        <w:t>Week 5: Data Management</w:t>
      </w:r>
      <w:bookmarkEnd w:id="38"/>
    </w:p>
    <w:p w14:paraId="0D2603C5" w14:textId="791B0E7E" w:rsidR="00925B32" w:rsidRDefault="00925B32" w:rsidP="00925B32">
      <w:r>
        <w:t xml:space="preserve">Preference datastore for simple </w:t>
      </w:r>
      <w:proofErr w:type="spellStart"/>
      <w:r>
        <w:t>rememberMe</w:t>
      </w:r>
      <w:proofErr w:type="spellEnd"/>
    </w:p>
    <w:p w14:paraId="3AA75B35" w14:textId="7A0AE1F8" w:rsidR="00925B32" w:rsidRDefault="00816107" w:rsidP="00925B32">
      <w:r>
        <w:rPr>
          <w:noProof/>
        </w:rPr>
        <w:drawing>
          <wp:inline distT="0" distB="0" distL="0" distR="0" wp14:anchorId="0E8BDEAF" wp14:editId="3BBD3B5F">
            <wp:extent cx="3335011" cy="3945890"/>
            <wp:effectExtent l="0" t="0" r="0" b="0"/>
            <wp:docPr id="7637962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96278" name="Picture 76379627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66548" cy="398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AF8C" w14:textId="10C54AE3" w:rsidR="00D729B7" w:rsidRDefault="00925B32" w:rsidP="00D729B7">
      <w:proofErr w:type="spellStart"/>
      <w:r>
        <w:t>Supabase</w:t>
      </w:r>
      <w:proofErr w:type="spellEnd"/>
      <w:r>
        <w:t xml:space="preserve"> for cloud storage</w:t>
      </w:r>
      <w:r>
        <w:rPr>
          <w:noProof/>
        </w:rPr>
        <w:drawing>
          <wp:inline distT="0" distB="0" distL="0" distR="0" wp14:anchorId="30F2DFB1" wp14:editId="44206A28">
            <wp:extent cx="5486400" cy="1882398"/>
            <wp:effectExtent l="0" t="0" r="0" b="3810"/>
            <wp:docPr id="158024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42614" name="Picture 15802426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29B7" w:rsidRPr="00B968DC">
        <w:rPr>
          <w:rStyle w:val="Heading4Char"/>
        </w:rPr>
        <w:t>Personal reflection</w:t>
      </w:r>
    </w:p>
    <w:p w14:paraId="366E8A77" w14:textId="3BD136A6" w:rsidR="00D729B7" w:rsidRPr="002E2B66" w:rsidRDefault="00D729B7" w:rsidP="00D729B7">
      <w:r>
        <w:t>This topic enabled me to</w:t>
      </w:r>
      <w:r w:rsidR="00B968DC">
        <w:t xml:space="preserve"> create database using opensource </w:t>
      </w:r>
      <w:proofErr w:type="spellStart"/>
      <w:r w:rsidR="00B968DC">
        <w:t>supabase</w:t>
      </w:r>
      <w:proofErr w:type="spellEnd"/>
      <w:r w:rsidR="00B968DC">
        <w:t xml:space="preserve"> and save items such as products on the cloud and also datastore to access simple data.</w:t>
      </w:r>
      <w:r>
        <w:t xml:space="preserve"> </w:t>
      </w:r>
    </w:p>
    <w:p w14:paraId="752047B1" w14:textId="0934DEA3" w:rsidR="00925B32" w:rsidRPr="00925B32" w:rsidRDefault="00925B32" w:rsidP="00925B32"/>
    <w:p w14:paraId="57F05058" w14:textId="367A73FE" w:rsidR="00ED5264" w:rsidRDefault="000B5DEE" w:rsidP="002F6F6E">
      <w:pPr>
        <w:pStyle w:val="Heading1"/>
      </w:pPr>
      <w:bookmarkStart w:id="39" w:name="_Toc232493554"/>
      <w:r>
        <w:t>Week 6: Networking and APIs</w:t>
      </w:r>
      <w:bookmarkEnd w:id="39"/>
    </w:p>
    <w:p w14:paraId="394730D0" w14:textId="49DA03B1" w:rsidR="00ED5264" w:rsidRDefault="009D0784">
      <w:pPr>
        <w:pStyle w:val="Heading2"/>
      </w:pPr>
      <w:bookmarkStart w:id="40" w:name="_Toc232493555"/>
      <w:r>
        <w:t>Internet permission</w:t>
      </w:r>
      <w:bookmarkEnd w:id="40"/>
    </w:p>
    <w:p w14:paraId="569E19B4" w14:textId="743E6444" w:rsidR="009D0784" w:rsidRDefault="009D0784">
      <w:r>
        <w:rPr>
          <w:noProof/>
        </w:rPr>
        <w:drawing>
          <wp:inline distT="0" distB="0" distL="0" distR="0" wp14:anchorId="1893E6FC" wp14:editId="07FB65BE">
            <wp:extent cx="5486400" cy="591820"/>
            <wp:effectExtent l="0" t="0" r="0" b="0"/>
            <wp:docPr id="15277778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77845" name="Picture 152777784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DEE">
        <w:br/>
      </w:r>
      <w:r>
        <w:t xml:space="preserve">Internet was required to enable database connection , map </w:t>
      </w:r>
      <w:proofErr w:type="spellStart"/>
      <w:r>
        <w:t>api</w:t>
      </w:r>
      <w:proofErr w:type="spellEnd"/>
      <w:r>
        <w:t xml:space="preserve"> and </w:t>
      </w:r>
      <w:proofErr w:type="spellStart"/>
      <w:r>
        <w:t>mpesa</w:t>
      </w:r>
      <w:proofErr w:type="spellEnd"/>
      <w:r>
        <w:t xml:space="preserve"> </w:t>
      </w:r>
      <w:proofErr w:type="spellStart"/>
      <w:r>
        <w:t>apis</w:t>
      </w:r>
      <w:proofErr w:type="spellEnd"/>
      <w:r>
        <w:t xml:space="preserve"> which were used for </w:t>
      </w:r>
      <w:proofErr w:type="spellStart"/>
      <w:r>
        <w:t>api</w:t>
      </w:r>
      <w:proofErr w:type="spellEnd"/>
      <w:r>
        <w:t xml:space="preserve"> </w:t>
      </w:r>
    </w:p>
    <w:p w14:paraId="54250EAF" w14:textId="2B3D05AC" w:rsidR="00BF2793" w:rsidRDefault="00BF2793">
      <w:r>
        <w:rPr>
          <w:noProof/>
        </w:rPr>
        <w:lastRenderedPageBreak/>
        <w:drawing>
          <wp:inline distT="0" distB="0" distL="0" distR="0" wp14:anchorId="5F0F542D" wp14:editId="0FAA387E">
            <wp:extent cx="5486400" cy="6388100"/>
            <wp:effectExtent l="0" t="0" r="0" b="0"/>
            <wp:docPr id="101034639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46398" name="Picture 101034639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8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C1B82" w14:textId="77777777" w:rsidR="00BF2793" w:rsidRDefault="00BF2793"/>
    <w:p w14:paraId="109D40EA" w14:textId="77777777" w:rsidR="009D0784" w:rsidRDefault="009D0784" w:rsidP="009D0784">
      <w:pPr>
        <w:keepNext/>
      </w:pPr>
      <w:r>
        <w:rPr>
          <w:noProof/>
        </w:rPr>
        <w:lastRenderedPageBreak/>
        <w:drawing>
          <wp:inline distT="0" distB="0" distL="0" distR="0" wp14:anchorId="59338965" wp14:editId="332B47A8">
            <wp:extent cx="5486400" cy="2686050"/>
            <wp:effectExtent l="0" t="0" r="0" b="0"/>
            <wp:docPr id="3369200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20065" name="Picture 33692006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B9699" w14:textId="1F6D8AE1" w:rsidR="009D0784" w:rsidRDefault="009D0784" w:rsidP="009D078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F34DF">
        <w:rPr>
          <w:noProof/>
        </w:rPr>
        <w:t>8</w:t>
      </w:r>
      <w:r>
        <w:fldChar w:fldCharType="end"/>
      </w:r>
      <w:r>
        <w:t xml:space="preserve"> </w:t>
      </w:r>
      <w:proofErr w:type="spellStart"/>
      <w:r>
        <w:t>Mpesa</w:t>
      </w:r>
      <w:proofErr w:type="spellEnd"/>
      <w:r>
        <w:t xml:space="preserve"> </w:t>
      </w:r>
      <w:proofErr w:type="spellStart"/>
      <w:r>
        <w:t>Stk</w:t>
      </w:r>
      <w:proofErr w:type="spellEnd"/>
      <w:r>
        <w:t xml:space="preserve"> from Daraja Api</w:t>
      </w:r>
    </w:p>
    <w:p w14:paraId="5A2CCC2C" w14:textId="77777777" w:rsidR="002F6F6E" w:rsidRDefault="009D0784" w:rsidP="002F6F6E">
      <w:pPr>
        <w:pStyle w:val="Caption"/>
        <w:keepNext/>
      </w:pPr>
      <w:r>
        <w:rPr>
          <w:noProof/>
        </w:rPr>
        <w:drawing>
          <wp:inline distT="0" distB="0" distL="0" distR="0" wp14:anchorId="629B3ED6" wp14:editId="2A3AF0AC">
            <wp:extent cx="5486400" cy="2667000"/>
            <wp:effectExtent l="0" t="0" r="0" b="0"/>
            <wp:docPr id="14700487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48774" name="Picture 147004877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A507" w14:textId="54D8892D" w:rsidR="009D0784" w:rsidRDefault="002F6F6E" w:rsidP="002F6F6E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F34DF">
        <w:rPr>
          <w:noProof/>
        </w:rPr>
        <w:t>9</w:t>
      </w:r>
      <w:r>
        <w:fldChar w:fldCharType="end"/>
      </w:r>
      <w:r>
        <w:t xml:space="preserve"> Google map using Google Map api</w:t>
      </w:r>
    </w:p>
    <w:p w14:paraId="7BD1A5CA" w14:textId="516D290D" w:rsidR="009D0784" w:rsidRPr="009D0784" w:rsidRDefault="009D0784" w:rsidP="009D0784"/>
    <w:p w14:paraId="7B28642A" w14:textId="1E68D492" w:rsidR="00ED5264" w:rsidRDefault="000B5DEE">
      <w:r>
        <w:br/>
      </w:r>
    </w:p>
    <w:p w14:paraId="4669A586" w14:textId="77777777" w:rsidR="00B968DC" w:rsidRDefault="00B968DC" w:rsidP="00B968DC">
      <w:r w:rsidRPr="00B968DC">
        <w:rPr>
          <w:rStyle w:val="Heading4Char"/>
        </w:rPr>
        <w:t>Personal reflection</w:t>
      </w:r>
    </w:p>
    <w:p w14:paraId="57979FD5" w14:textId="45A8DB40" w:rsidR="00ED5264" w:rsidRDefault="00B968DC" w:rsidP="00B968DC">
      <w:r>
        <w:t xml:space="preserve">This topic enabled me to </w:t>
      </w:r>
      <w:r>
        <w:t xml:space="preserve">use APIs like Daraja </w:t>
      </w:r>
      <w:proofErr w:type="spellStart"/>
      <w:r>
        <w:t>apis</w:t>
      </w:r>
      <w:proofErr w:type="spellEnd"/>
      <w:r>
        <w:t xml:space="preserve"> </w:t>
      </w:r>
      <w:proofErr w:type="spellStart"/>
      <w:r>
        <w:t>fro</w:t>
      </w:r>
      <w:proofErr w:type="spellEnd"/>
      <w:r>
        <w:t xml:space="preserve"> </w:t>
      </w:r>
      <w:proofErr w:type="spellStart"/>
      <w:r>
        <w:t>mpesa</w:t>
      </w:r>
      <w:proofErr w:type="spellEnd"/>
      <w:r>
        <w:t xml:space="preserve"> and the Google map </w:t>
      </w:r>
      <w:proofErr w:type="spellStart"/>
      <w:r>
        <w:t>apis</w:t>
      </w:r>
      <w:proofErr w:type="spellEnd"/>
      <w:r>
        <w:t xml:space="preserve"> for pin drop locations. Servers like render.com were used </w:t>
      </w:r>
    </w:p>
    <w:p w14:paraId="6EDBA2E4" w14:textId="624ECCC2" w:rsidR="00ED5264" w:rsidRDefault="000B5DEE">
      <w:r>
        <w:lastRenderedPageBreak/>
        <w:br/>
      </w:r>
      <w:r>
        <w:br/>
      </w:r>
    </w:p>
    <w:p w14:paraId="27C645FD" w14:textId="340C6AC8" w:rsidR="00ED5264" w:rsidRDefault="000B5DEE">
      <w:r>
        <w:br/>
      </w:r>
    </w:p>
    <w:p w14:paraId="7C77CB74" w14:textId="77777777" w:rsidR="00ED5264" w:rsidRDefault="000B5DEE">
      <w:pPr>
        <w:pStyle w:val="Heading1"/>
      </w:pPr>
      <w:bookmarkStart w:id="41" w:name="_Toc232493556"/>
      <w:r>
        <w:t>Week 7: Application Architecture</w:t>
      </w:r>
      <w:bookmarkEnd w:id="41"/>
    </w:p>
    <w:p w14:paraId="1AC52B76" w14:textId="77777777" w:rsidR="00ED5264" w:rsidRDefault="000B5DEE">
      <w:pPr>
        <w:pStyle w:val="Heading2"/>
      </w:pPr>
      <w:bookmarkStart w:id="42" w:name="_Toc232493557"/>
      <w:r>
        <w:t>Same as week 1</w:t>
      </w:r>
      <w:bookmarkEnd w:id="42"/>
    </w:p>
    <w:p w14:paraId="19210D56" w14:textId="77777777" w:rsidR="00ED5264" w:rsidRDefault="000B5DEE">
      <w:r>
        <w:br/>
      </w:r>
      <w:r>
        <w:br/>
      </w:r>
    </w:p>
    <w:p w14:paraId="240949F3" w14:textId="77777777" w:rsidR="00ED5264" w:rsidRDefault="000B5DEE">
      <w:r>
        <w:br/>
      </w:r>
      <w:r>
        <w:br/>
      </w:r>
    </w:p>
    <w:p w14:paraId="1366C17A" w14:textId="77777777" w:rsidR="00ED5264" w:rsidRDefault="00ED5264">
      <w:pPr>
        <w:pStyle w:val="Heading2"/>
      </w:pPr>
    </w:p>
    <w:p w14:paraId="681922C2" w14:textId="77777777" w:rsidR="00ED5264" w:rsidRDefault="000B5DEE">
      <w:r>
        <w:br/>
      </w:r>
      <w:r>
        <w:br/>
      </w:r>
      <w:r>
        <w:br/>
      </w:r>
    </w:p>
    <w:p w14:paraId="27576A95" w14:textId="77777777" w:rsidR="00ED5264" w:rsidRDefault="000B5DEE">
      <w:r>
        <w:br w:type="page"/>
      </w:r>
    </w:p>
    <w:p w14:paraId="5FA0A481" w14:textId="77777777" w:rsidR="00ED5264" w:rsidRDefault="000B5DEE">
      <w:pPr>
        <w:pStyle w:val="Heading1"/>
      </w:pPr>
      <w:bookmarkStart w:id="43" w:name="_Toc232493558"/>
      <w:r>
        <w:lastRenderedPageBreak/>
        <w:t>Week 8:  Project Planning</w:t>
      </w:r>
      <w:bookmarkEnd w:id="43"/>
    </w:p>
    <w:p w14:paraId="30D3C28E" w14:textId="77777777" w:rsidR="00ED5264" w:rsidRDefault="000B5DEE">
      <w:r>
        <w:br/>
      </w:r>
      <w:r>
        <w:br/>
      </w:r>
      <w:r>
        <w:br/>
      </w:r>
    </w:p>
    <w:p w14:paraId="46DB8552" w14:textId="77777777" w:rsidR="00ED5264" w:rsidRDefault="00ED5264">
      <w:pPr>
        <w:pStyle w:val="Heading2"/>
      </w:pPr>
    </w:p>
    <w:p w14:paraId="6E967C6B" w14:textId="77777777" w:rsidR="00ED5264" w:rsidRDefault="000B5DEE">
      <w:r>
        <w:br/>
      </w:r>
      <w:r>
        <w:br/>
      </w:r>
      <w:r>
        <w:br/>
      </w:r>
    </w:p>
    <w:p w14:paraId="1E3008B6" w14:textId="77777777" w:rsidR="00ED5264" w:rsidRDefault="000B5DEE">
      <w:r>
        <w:br w:type="page"/>
      </w:r>
    </w:p>
    <w:p w14:paraId="33CB0110" w14:textId="77777777" w:rsidR="00ED5264" w:rsidRDefault="000B5DEE">
      <w:pPr>
        <w:pStyle w:val="Heading1"/>
      </w:pPr>
      <w:bookmarkStart w:id="44" w:name="_Toc232493559"/>
      <w:r>
        <w:lastRenderedPageBreak/>
        <w:t>Week 9: Device Features and Sensors</w:t>
      </w:r>
      <w:bookmarkEnd w:id="44"/>
    </w:p>
    <w:p w14:paraId="0DF49F94" w14:textId="77777777" w:rsidR="00ED5264" w:rsidRDefault="000B5DEE">
      <w:pPr>
        <w:pStyle w:val="Heading2"/>
      </w:pPr>
      <w:bookmarkStart w:id="45" w:name="_Toc232493560"/>
      <w:r>
        <w:t>Same as week 1</w:t>
      </w:r>
      <w:bookmarkEnd w:id="45"/>
    </w:p>
    <w:p w14:paraId="7C9A9F4B" w14:textId="77777777" w:rsidR="00ED5264" w:rsidRDefault="000B5DEE">
      <w:r>
        <w:br/>
      </w:r>
      <w:r>
        <w:br/>
      </w:r>
    </w:p>
    <w:p w14:paraId="52DDF8BB" w14:textId="77777777" w:rsidR="00ED5264" w:rsidRDefault="00ED5264">
      <w:pPr>
        <w:pStyle w:val="Heading2"/>
      </w:pPr>
    </w:p>
    <w:p w14:paraId="289BFAC6" w14:textId="77777777" w:rsidR="00ED5264" w:rsidRDefault="000B5DEE">
      <w:r>
        <w:br/>
      </w:r>
      <w:r>
        <w:br/>
      </w:r>
      <w:r>
        <w:br/>
      </w:r>
    </w:p>
    <w:p w14:paraId="02F0336F" w14:textId="77777777" w:rsidR="00ED5264" w:rsidRDefault="000B5DEE">
      <w:r>
        <w:br w:type="page"/>
      </w:r>
    </w:p>
    <w:p w14:paraId="53F1D0F6" w14:textId="77777777" w:rsidR="00ED5264" w:rsidRDefault="000B5DEE">
      <w:pPr>
        <w:pStyle w:val="Heading1"/>
      </w:pPr>
      <w:bookmarkStart w:id="46" w:name="_Toc232493561"/>
      <w:r>
        <w:lastRenderedPageBreak/>
        <w:t>Week 10: Notifications and Background Services</w:t>
      </w:r>
      <w:bookmarkEnd w:id="46"/>
    </w:p>
    <w:p w14:paraId="7EEA4A94" w14:textId="77777777" w:rsidR="00ED5264" w:rsidRDefault="000B5DEE">
      <w:pPr>
        <w:pStyle w:val="Heading2"/>
      </w:pPr>
      <w:bookmarkStart w:id="47" w:name="_Toc232493562"/>
      <w:r>
        <w:t>Same as week 1</w:t>
      </w:r>
      <w:bookmarkEnd w:id="47"/>
    </w:p>
    <w:p w14:paraId="7D3BFF1B" w14:textId="77777777" w:rsidR="00ED5264" w:rsidRDefault="000B5DEE">
      <w:r>
        <w:br/>
      </w:r>
      <w:r>
        <w:br/>
      </w:r>
      <w:r>
        <w:br/>
      </w:r>
    </w:p>
    <w:p w14:paraId="01B6AC05" w14:textId="77777777" w:rsidR="00ED5264" w:rsidRDefault="000B5DEE">
      <w:r>
        <w:br/>
      </w:r>
      <w:r>
        <w:br/>
      </w:r>
    </w:p>
    <w:p w14:paraId="57F1DD02" w14:textId="77777777" w:rsidR="00ED5264" w:rsidRDefault="00ED5264">
      <w:pPr>
        <w:pStyle w:val="Heading2"/>
      </w:pPr>
    </w:p>
    <w:p w14:paraId="74B88179" w14:textId="77777777" w:rsidR="00ED5264" w:rsidRDefault="000B5DEE">
      <w:r>
        <w:br/>
      </w:r>
      <w:r>
        <w:br/>
      </w:r>
      <w:r>
        <w:br/>
      </w:r>
    </w:p>
    <w:p w14:paraId="654BF771" w14:textId="77777777" w:rsidR="00ED5264" w:rsidRDefault="000B5DEE">
      <w:r>
        <w:br w:type="page"/>
      </w:r>
    </w:p>
    <w:p w14:paraId="2E6086E3" w14:textId="77777777" w:rsidR="00ED5264" w:rsidRDefault="000B5DEE">
      <w:pPr>
        <w:pStyle w:val="Heading1"/>
      </w:pPr>
      <w:bookmarkStart w:id="48" w:name="_Toc232493563"/>
      <w:r>
        <w:lastRenderedPageBreak/>
        <w:t>Week 11: Mobile Security</w:t>
      </w:r>
      <w:bookmarkEnd w:id="48"/>
    </w:p>
    <w:p w14:paraId="48238E54" w14:textId="77777777" w:rsidR="00ED5264" w:rsidRDefault="000B5DEE">
      <w:pPr>
        <w:pStyle w:val="Heading2"/>
      </w:pPr>
      <w:bookmarkStart w:id="49" w:name="_Toc232493564"/>
      <w:r>
        <w:t>Same as week 1</w:t>
      </w:r>
      <w:bookmarkEnd w:id="49"/>
    </w:p>
    <w:p w14:paraId="1717FA85" w14:textId="77777777" w:rsidR="00ED5264" w:rsidRDefault="000B5DEE">
      <w:r>
        <w:br/>
      </w:r>
      <w:r>
        <w:br/>
      </w:r>
      <w:r>
        <w:br/>
      </w:r>
    </w:p>
    <w:p w14:paraId="0DF2772B" w14:textId="77777777" w:rsidR="00ED5264" w:rsidRDefault="00ED5264"/>
    <w:p w14:paraId="29D25E9A" w14:textId="77777777" w:rsidR="00ED5264" w:rsidRDefault="000B5DEE">
      <w:pPr>
        <w:pStyle w:val="Heading1"/>
      </w:pPr>
      <w:bookmarkStart w:id="50" w:name="_Toc232493565"/>
      <w:r>
        <w:t>Week 12: Testing and Debugging</w:t>
      </w:r>
      <w:bookmarkEnd w:id="50"/>
    </w:p>
    <w:p w14:paraId="0683F358" w14:textId="77777777" w:rsidR="00ED5264" w:rsidRDefault="000B5DEE">
      <w:pPr>
        <w:pStyle w:val="Heading2"/>
      </w:pPr>
      <w:bookmarkStart w:id="51" w:name="_Toc232493566"/>
      <w:r>
        <w:t>Same as week 1</w:t>
      </w:r>
      <w:bookmarkEnd w:id="51"/>
    </w:p>
    <w:p w14:paraId="0F1B2FB1" w14:textId="77777777" w:rsidR="00ED5264" w:rsidRDefault="000B5DEE">
      <w:r>
        <w:br/>
      </w:r>
      <w:r>
        <w:br/>
      </w:r>
      <w:r>
        <w:br/>
      </w:r>
    </w:p>
    <w:p w14:paraId="21016009" w14:textId="77777777" w:rsidR="00ED5264" w:rsidRDefault="00ED5264"/>
    <w:p w14:paraId="4CCDFEBA" w14:textId="77777777" w:rsidR="00ED5264" w:rsidRDefault="000B5DEE">
      <w:pPr>
        <w:pStyle w:val="Heading1"/>
      </w:pPr>
      <w:bookmarkStart w:id="52" w:name="_Toc232493567"/>
      <w:r>
        <w:t>Week 13: Application Deployment</w:t>
      </w:r>
      <w:bookmarkEnd w:id="52"/>
    </w:p>
    <w:p w14:paraId="15B20E06" w14:textId="77777777" w:rsidR="00ED5264" w:rsidRDefault="000B5DEE">
      <w:pPr>
        <w:pStyle w:val="Heading2"/>
      </w:pPr>
      <w:bookmarkStart w:id="53" w:name="_Toc232493568"/>
      <w:r>
        <w:t>Same as week 1</w:t>
      </w:r>
      <w:bookmarkEnd w:id="53"/>
    </w:p>
    <w:p w14:paraId="6AD0B798" w14:textId="77777777" w:rsidR="00ED5264" w:rsidRDefault="000B5DEE">
      <w:r>
        <w:br/>
      </w:r>
      <w:r>
        <w:br/>
      </w:r>
      <w:r>
        <w:br/>
      </w:r>
    </w:p>
    <w:p w14:paraId="642043FE" w14:textId="77777777" w:rsidR="00ED5264" w:rsidRDefault="00ED5264"/>
    <w:p w14:paraId="44DD5831" w14:textId="77777777" w:rsidR="00ED5264" w:rsidRDefault="000B5DEE">
      <w:pPr>
        <w:pStyle w:val="Heading1"/>
      </w:pPr>
      <w:bookmarkStart w:id="54" w:name="_Toc232493569"/>
      <w:r>
        <w:t>Week 14: Final Project Presentation</w:t>
      </w:r>
      <w:bookmarkEnd w:id="54"/>
    </w:p>
    <w:p w14:paraId="7A8D1F5F" w14:textId="77777777" w:rsidR="00ED5264" w:rsidRDefault="000B5DEE">
      <w:pPr>
        <w:pStyle w:val="Heading2"/>
      </w:pPr>
      <w:bookmarkStart w:id="55" w:name="_Toc232493570"/>
      <w:r>
        <w:t>Same as week 1</w:t>
      </w:r>
      <w:bookmarkEnd w:id="55"/>
    </w:p>
    <w:p w14:paraId="12F97BF8" w14:textId="77777777" w:rsidR="00ED5264" w:rsidRDefault="000B5DEE">
      <w:r>
        <w:br/>
      </w:r>
      <w:r>
        <w:br/>
      </w:r>
      <w:r>
        <w:br/>
      </w:r>
    </w:p>
    <w:p w14:paraId="0815A7B3" w14:textId="77777777" w:rsidR="00ED5264" w:rsidRDefault="00ED5264"/>
    <w:p w14:paraId="41CF1FE5" w14:textId="77777777" w:rsidR="00ED5264" w:rsidRDefault="000B5DEE">
      <w:pPr>
        <w:pStyle w:val="Heading1"/>
      </w:pPr>
      <w:bookmarkStart w:id="56" w:name="_Toc232493571"/>
      <w:r>
        <w:lastRenderedPageBreak/>
        <w:t>Semester Project Tracking</w:t>
      </w:r>
      <w:bookmarkEnd w:id="56"/>
    </w:p>
    <w:p w14:paraId="420771ED" w14:textId="77777777" w:rsidR="00ED5264" w:rsidRDefault="000B5DEE">
      <w:pPr>
        <w:pStyle w:val="Heading2"/>
      </w:pPr>
      <w:bookmarkStart w:id="57" w:name="_Toc232493572"/>
      <w:r>
        <w:t>Project Title</w:t>
      </w:r>
      <w:bookmarkEnd w:id="57"/>
    </w:p>
    <w:p w14:paraId="32AA73DB" w14:textId="77777777" w:rsidR="00ED5264" w:rsidRDefault="000B5DEE">
      <w:r>
        <w:br/>
      </w:r>
      <w:r>
        <w:br/>
      </w:r>
    </w:p>
    <w:p w14:paraId="502B5B78" w14:textId="77777777" w:rsidR="00ED5264" w:rsidRDefault="000B5DEE">
      <w:pPr>
        <w:pStyle w:val="Heading2"/>
      </w:pPr>
      <w:bookmarkStart w:id="58" w:name="_Toc232493573"/>
      <w:r>
        <w:t>Project Objectives</w:t>
      </w:r>
      <w:bookmarkEnd w:id="58"/>
    </w:p>
    <w:p w14:paraId="2A60EC4D" w14:textId="77777777" w:rsidR="00ED5264" w:rsidRDefault="000B5DEE">
      <w:r>
        <w:br/>
      </w:r>
      <w:r>
        <w:br/>
      </w:r>
    </w:p>
    <w:p w14:paraId="63561A6A" w14:textId="77777777" w:rsidR="00ED5264" w:rsidRDefault="000B5DEE">
      <w:pPr>
        <w:pStyle w:val="Heading2"/>
      </w:pPr>
      <w:bookmarkStart w:id="59" w:name="_Toc232493574"/>
      <w:r>
        <w:t>Project Requirements</w:t>
      </w:r>
      <w:bookmarkEnd w:id="59"/>
    </w:p>
    <w:p w14:paraId="7940498B" w14:textId="77777777" w:rsidR="00ED5264" w:rsidRDefault="000B5DEE">
      <w:r>
        <w:br/>
      </w:r>
      <w:r>
        <w:br/>
      </w:r>
    </w:p>
    <w:p w14:paraId="32524F0F" w14:textId="77777777" w:rsidR="00ED5264" w:rsidRDefault="000B5DEE">
      <w:pPr>
        <w:pStyle w:val="Heading2"/>
      </w:pPr>
      <w:bookmarkStart w:id="60" w:name="_Toc232493575"/>
      <w:r>
        <w:t>Development Milestones</w:t>
      </w:r>
      <w:bookmarkEnd w:id="60"/>
    </w:p>
    <w:p w14:paraId="1AAFCC24" w14:textId="77777777" w:rsidR="00ED5264" w:rsidRDefault="000B5DEE">
      <w:r>
        <w:br/>
      </w:r>
      <w:r>
        <w:br/>
      </w:r>
    </w:p>
    <w:p w14:paraId="653744D0" w14:textId="77777777" w:rsidR="00ED5264" w:rsidRDefault="000B5DEE">
      <w:pPr>
        <w:pStyle w:val="Heading2"/>
      </w:pPr>
      <w:bookmarkStart w:id="61" w:name="_Toc232493576"/>
      <w:r>
        <w:t>Testing Results</w:t>
      </w:r>
      <w:bookmarkEnd w:id="61"/>
    </w:p>
    <w:p w14:paraId="1457C132" w14:textId="77777777" w:rsidR="00ED5264" w:rsidRDefault="000B5DEE">
      <w:r>
        <w:br/>
      </w:r>
      <w:r>
        <w:br/>
      </w:r>
    </w:p>
    <w:p w14:paraId="059B68A5" w14:textId="77777777" w:rsidR="00ED5264" w:rsidRDefault="000B5DEE">
      <w:pPr>
        <w:pStyle w:val="Heading2"/>
      </w:pPr>
      <w:bookmarkStart w:id="62" w:name="_Toc232493577"/>
      <w:r>
        <w:t>Lessons Learned</w:t>
      </w:r>
      <w:bookmarkEnd w:id="62"/>
    </w:p>
    <w:p w14:paraId="360A2E60" w14:textId="77777777" w:rsidR="00ED5264" w:rsidRDefault="000B5DEE">
      <w:r>
        <w:br/>
      </w:r>
      <w:r>
        <w:br/>
      </w:r>
    </w:p>
    <w:p w14:paraId="3FA1E7B3" w14:textId="77777777" w:rsidR="00ED5264" w:rsidRDefault="000B5DEE">
      <w:pPr>
        <w:pStyle w:val="Heading2"/>
      </w:pPr>
      <w:bookmarkStart w:id="63" w:name="_Toc232493578"/>
      <w:r>
        <w:t>Future Improvements</w:t>
      </w:r>
      <w:bookmarkEnd w:id="63"/>
    </w:p>
    <w:p w14:paraId="41429B2A" w14:textId="77777777" w:rsidR="00ED5264" w:rsidRDefault="000B5DEE">
      <w:r>
        <w:br/>
      </w:r>
      <w:r>
        <w:br/>
      </w:r>
    </w:p>
    <w:p w14:paraId="33476BA2" w14:textId="77777777" w:rsidR="00ED5264" w:rsidRDefault="000B5DEE">
      <w:r>
        <w:br w:type="page"/>
      </w:r>
    </w:p>
    <w:p w14:paraId="55F8E35E" w14:textId="77777777" w:rsidR="00ED5264" w:rsidRDefault="000B5DEE">
      <w:pPr>
        <w:pStyle w:val="Heading1"/>
      </w:pPr>
      <w:bookmarkStart w:id="64" w:name="_Toc232493579"/>
      <w:r>
        <w:lastRenderedPageBreak/>
        <w:t>End of Semester Reflection</w:t>
      </w:r>
      <w:bookmarkEnd w:id="64"/>
    </w:p>
    <w:p w14:paraId="48376BDC" w14:textId="77777777" w:rsidR="00ED5264" w:rsidRDefault="000B5DEE">
      <w:pPr>
        <w:pStyle w:val="Heading2"/>
      </w:pPr>
      <w:bookmarkStart w:id="65" w:name="_Toc232493580"/>
      <w:r>
        <w:t>Summary of Skills Acquired</w:t>
      </w:r>
      <w:bookmarkEnd w:id="65"/>
    </w:p>
    <w:p w14:paraId="1131A12E" w14:textId="77777777" w:rsidR="00ED5264" w:rsidRDefault="000B5DEE">
      <w:r>
        <w:br/>
      </w:r>
      <w:r>
        <w:br/>
      </w:r>
    </w:p>
    <w:p w14:paraId="3801156A" w14:textId="77777777" w:rsidR="00ED5264" w:rsidRDefault="000B5DEE">
      <w:pPr>
        <w:pStyle w:val="Heading2"/>
      </w:pPr>
      <w:bookmarkStart w:id="66" w:name="_Toc232493581"/>
      <w:r>
        <w:t>Most Interesting Topic</w:t>
      </w:r>
      <w:bookmarkEnd w:id="66"/>
    </w:p>
    <w:p w14:paraId="1C9F43B9" w14:textId="77777777" w:rsidR="00ED5264" w:rsidRDefault="000B5DEE">
      <w:r>
        <w:br/>
      </w:r>
      <w:r>
        <w:br/>
      </w:r>
    </w:p>
    <w:p w14:paraId="24F5DD3C" w14:textId="77777777" w:rsidR="00ED5264" w:rsidRDefault="000B5DEE">
      <w:pPr>
        <w:pStyle w:val="Heading2"/>
      </w:pPr>
      <w:bookmarkStart w:id="67" w:name="_Toc232493582"/>
      <w:r>
        <w:t>Major Challenges Faced</w:t>
      </w:r>
      <w:bookmarkEnd w:id="67"/>
    </w:p>
    <w:p w14:paraId="07351626" w14:textId="77777777" w:rsidR="00ED5264" w:rsidRDefault="000B5DEE">
      <w:r>
        <w:br/>
      </w:r>
      <w:r>
        <w:br/>
      </w:r>
    </w:p>
    <w:p w14:paraId="1A9F70FF" w14:textId="77777777" w:rsidR="00ED5264" w:rsidRDefault="000B5DEE">
      <w:pPr>
        <w:pStyle w:val="Heading2"/>
      </w:pPr>
      <w:bookmarkStart w:id="68" w:name="_Toc232493583"/>
      <w:r>
        <w:t>How Challenges Were Overcome</w:t>
      </w:r>
      <w:bookmarkEnd w:id="68"/>
    </w:p>
    <w:p w14:paraId="71BE9B29" w14:textId="77777777" w:rsidR="00ED5264" w:rsidRDefault="000B5DEE">
      <w:r>
        <w:br/>
      </w:r>
      <w:r>
        <w:br/>
      </w:r>
    </w:p>
    <w:p w14:paraId="38535A66" w14:textId="77777777" w:rsidR="00ED5264" w:rsidRDefault="000B5DEE">
      <w:pPr>
        <w:pStyle w:val="Heading2"/>
      </w:pPr>
      <w:bookmarkStart w:id="69" w:name="_Toc232493584"/>
      <w:r>
        <w:t>Professional Growth Achieved</w:t>
      </w:r>
      <w:bookmarkEnd w:id="69"/>
    </w:p>
    <w:p w14:paraId="70BFC11C" w14:textId="77777777" w:rsidR="00ED5264" w:rsidRDefault="000B5DEE">
      <w:r>
        <w:br/>
      </w:r>
      <w:r>
        <w:br/>
      </w:r>
    </w:p>
    <w:p w14:paraId="07604902" w14:textId="77777777" w:rsidR="00ED5264" w:rsidRDefault="000B5DEE">
      <w:pPr>
        <w:pStyle w:val="Heading2"/>
      </w:pPr>
      <w:bookmarkStart w:id="70" w:name="_Toc232493585"/>
      <w:r>
        <w:t>Overall Course Experience</w:t>
      </w:r>
      <w:bookmarkEnd w:id="70"/>
    </w:p>
    <w:p w14:paraId="13DD92B1" w14:textId="77777777" w:rsidR="00ED5264" w:rsidRDefault="000B5DEE">
      <w:r>
        <w:br/>
      </w:r>
      <w:r>
        <w:br/>
      </w:r>
    </w:p>
    <w:p w14:paraId="36515649" w14:textId="77777777" w:rsidR="00ED5264" w:rsidRDefault="000B5DEE">
      <w:pPr>
        <w:pStyle w:val="Heading1"/>
      </w:pPr>
      <w:bookmarkStart w:id="71" w:name="_Toc232493586"/>
      <w:r>
        <w:t>Final Approval</w:t>
      </w:r>
      <w:bookmarkEnd w:id="71"/>
    </w:p>
    <w:p w14:paraId="6967FB05" w14:textId="77777777" w:rsidR="00ED5264" w:rsidRDefault="000B5DEE">
      <w:r>
        <w:t>Student Name: __________________________</w:t>
      </w:r>
    </w:p>
    <w:p w14:paraId="5515DA1D" w14:textId="77777777" w:rsidR="00ED5264" w:rsidRDefault="000B5DEE">
      <w:r>
        <w:t>Student Signature: ______________________</w:t>
      </w:r>
    </w:p>
    <w:p w14:paraId="425D6892" w14:textId="77777777" w:rsidR="00ED5264" w:rsidRDefault="000B5DEE">
      <w:r>
        <w:t>Date: _________________________________</w:t>
      </w:r>
    </w:p>
    <w:p w14:paraId="1481814F" w14:textId="77777777" w:rsidR="00ED5264" w:rsidRDefault="000B5DEE">
      <w:r>
        <w:t>Lecturer Name: _________________________</w:t>
      </w:r>
    </w:p>
    <w:p w14:paraId="474A6620" w14:textId="77777777" w:rsidR="00ED5264" w:rsidRDefault="000B5DEE">
      <w:r>
        <w:t>Lecturer Remarks: _____________________</w:t>
      </w:r>
    </w:p>
    <w:p w14:paraId="0C3CBCD5" w14:textId="77777777" w:rsidR="00ED5264" w:rsidRDefault="000B5DEE">
      <w:r>
        <w:t>Date: _________________________________</w:t>
      </w:r>
    </w:p>
    <w:sectPr w:rsidR="00ED5264">
      <w:headerReference w:type="default" r:id="rId24"/>
      <w:footerReference w:type="default" r:id="rId2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C8E4E" w14:textId="77777777" w:rsidR="00BB0138" w:rsidRDefault="00BB0138">
      <w:pPr>
        <w:spacing w:line="240" w:lineRule="auto"/>
      </w:pPr>
      <w:r>
        <w:separator/>
      </w:r>
    </w:p>
  </w:endnote>
  <w:endnote w:type="continuationSeparator" w:id="0">
    <w:p w14:paraId="68D1A3F3" w14:textId="77777777" w:rsidR="00BB0138" w:rsidRDefault="00BB01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107AD" w14:textId="77777777" w:rsidR="005814D1" w:rsidRDefault="005814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CF57D" w14:textId="77777777" w:rsidR="00BB0138" w:rsidRDefault="00BB0138">
      <w:pPr>
        <w:spacing w:after="0"/>
      </w:pPr>
      <w:r>
        <w:separator/>
      </w:r>
    </w:p>
  </w:footnote>
  <w:footnote w:type="continuationSeparator" w:id="0">
    <w:p w14:paraId="6B7738F6" w14:textId="77777777" w:rsidR="00BB0138" w:rsidRDefault="00BB013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CDE7" w14:textId="77777777" w:rsidR="005814D1" w:rsidRDefault="005814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00000003"/>
    <w:multiLevelType w:val="singleLevel"/>
    <w:tmpl w:val="00000003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00000005"/>
    <w:multiLevelType w:val="singleLevel"/>
    <w:tmpl w:val="00000005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00000006"/>
    <w:multiLevelType w:val="singleLevel"/>
    <w:tmpl w:val="00000006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0000007"/>
    <w:multiLevelType w:val="singleLevel"/>
    <w:tmpl w:val="00000007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00000008"/>
    <w:multiLevelType w:val="singleLevel"/>
    <w:tmpl w:val="00000008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092237613">
    <w:abstractNumId w:val="5"/>
  </w:num>
  <w:num w:numId="2" w16cid:durableId="2009748418">
    <w:abstractNumId w:val="3"/>
  </w:num>
  <w:num w:numId="3" w16cid:durableId="753480897">
    <w:abstractNumId w:val="2"/>
  </w:num>
  <w:num w:numId="4" w16cid:durableId="1363704961">
    <w:abstractNumId w:val="4"/>
  </w:num>
  <w:num w:numId="5" w16cid:durableId="1998341107">
    <w:abstractNumId w:val="1"/>
  </w:num>
  <w:num w:numId="6" w16cid:durableId="2131051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264"/>
    <w:rsid w:val="000B50AF"/>
    <w:rsid w:val="000B5DEE"/>
    <w:rsid w:val="001835A8"/>
    <w:rsid w:val="001E662F"/>
    <w:rsid w:val="002E1072"/>
    <w:rsid w:val="002E2B66"/>
    <w:rsid w:val="002F6F6E"/>
    <w:rsid w:val="004C188B"/>
    <w:rsid w:val="00564646"/>
    <w:rsid w:val="005814D1"/>
    <w:rsid w:val="0070608E"/>
    <w:rsid w:val="007F34DF"/>
    <w:rsid w:val="00816107"/>
    <w:rsid w:val="00925B32"/>
    <w:rsid w:val="009D0784"/>
    <w:rsid w:val="00A766B3"/>
    <w:rsid w:val="00AD24DF"/>
    <w:rsid w:val="00B968DC"/>
    <w:rsid w:val="00BA5343"/>
    <w:rsid w:val="00BB0138"/>
    <w:rsid w:val="00BF2793"/>
    <w:rsid w:val="00CA74B7"/>
    <w:rsid w:val="00D729B7"/>
    <w:rsid w:val="00D9192B"/>
    <w:rsid w:val="00E941E6"/>
    <w:rsid w:val="00ED5264"/>
    <w:rsid w:val="00EF6423"/>
    <w:rsid w:val="00FC4DCF"/>
    <w:rsid w:val="2B6C3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F278F5"/>
  <w15:docId w15:val="{1CACAA00-0A45-4420-813D-C199EFD0D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lang w:val="en-KE" w:eastAsia="en-K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header" w:uiPriority="99" w:qFormat="1"/>
    <w:lsdException w:name="footer" w:uiPriority="99" w:qFormat="1"/>
    <w:lsdException w:name="caption" w:uiPriority="35" w:qFormat="1"/>
    <w:lsdException w:name="macro" w:uiPriority="99"/>
    <w:lsdException w:name="List" w:uiPriority="99" w:qFormat="1"/>
    <w:lsdException w:name="List Bullet" w:uiPriority="99" w:qFormat="1"/>
    <w:lsdException w:name="List Number" w:uiPriority="99"/>
    <w:lsdException w:name="List 2" w:uiPriority="99" w:qFormat="1"/>
    <w:lsdException w:name="List 3" w:uiPriority="99" w:qFormat="1"/>
    <w:lsdException w:name="List Bullet 2" w:uiPriority="99" w:qFormat="1"/>
    <w:lsdException w:name="List Bullet 3" w:uiPriority="99"/>
    <w:lsdException w:name="List Number 2" w:uiPriority="99"/>
    <w:lsdException w:name="List Number 3" w:uiPriority="99"/>
    <w:lsdException w:name="Title" w:uiPriority="10" w:qFormat="1"/>
    <w:lsdException w:name="Default Paragraph Font" w:uiPriority="1" w:qFormat="1"/>
    <w:lsdException w:name="Body Text" w:uiPriority="99" w:qFormat="1"/>
    <w:lsdException w:name="List Continue" w:uiPriority="99"/>
    <w:lsdException w:name="List Continue 2" w:uiPriority="99"/>
    <w:lsdException w:name="List Continue 3" w:uiPriority="99"/>
    <w:lsdException w:name="Subtitle" w:uiPriority="11" w:qFormat="1"/>
    <w:lsdException w:name="Body Text 2" w:uiPriority="99" w:qFormat="1"/>
    <w:lsdException w:name="Body Text 3" w:uiPriority="99" w:qFormat="1"/>
    <w:lsdException w:name="Hyperlink" w:uiPriority="99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968DC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qFormat/>
    <w:pPr>
      <w:ind w:left="360" w:hanging="360"/>
      <w:contextualSpacing/>
    </w:pPr>
  </w:style>
  <w:style w:type="paragraph" w:styleId="List2">
    <w:name w:val="List 2"/>
    <w:basedOn w:val="Normal"/>
    <w:uiPriority w:val="99"/>
    <w:qFormat/>
    <w:pPr>
      <w:ind w:left="720" w:hanging="360"/>
      <w:contextualSpacing/>
    </w:pPr>
  </w:style>
  <w:style w:type="paragraph" w:styleId="List3">
    <w:name w:val="List 3"/>
    <w:basedOn w:val="Normal"/>
    <w:uiPriority w:val="99"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Calibri" w:eastAsia="MS Gothic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Calibri" w:eastAsia="MS Gothic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Calibri" w:eastAsia="MS Gothic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Calibri" w:eastAsia="MS Gothic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Calibri" w:eastAsia="MS Gothic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Calibri" w:eastAsia="MS Gothic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Calibri" w:eastAsia="MS Gothic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Calibri" w:eastAsia="MS Gothic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Calibri" w:eastAsia="MS Gothic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Calibri" w:eastAsia="MS Gothic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Calibri" w:eastAsia="MS Gothic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Calibri" w:eastAsia="MS Gothic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Calibri" w:eastAsia="MS Gothic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Calibri" w:eastAsia="MS Gothic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/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/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/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/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/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/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/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/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/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/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/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/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Calibri" w:eastAsia="MS Gothic" w:hAnsi="Calibri" w:cs="SimSun"/>
      <w:b/>
      <w:bCs/>
      <w:color w:val="4F81BD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8080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qFormat/>
    <w:pPr>
      <w:outlineLvl w:val="9"/>
    </w:pPr>
  </w:style>
  <w:style w:type="paragraph" w:styleId="Revision">
    <w:name w:val="Revision"/>
    <w:hidden/>
    <w:uiPriority w:val="99"/>
    <w:unhideWhenUsed/>
    <w:rsid w:val="005814D1"/>
    <w:rPr>
      <w:sz w:val="22"/>
      <w:szCs w:val="22"/>
      <w:lang w:val="en-US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B968DC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rsid w:val="00B968DC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B968D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968D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21</Pages>
  <Words>1314</Words>
  <Characters>7490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Emmanuel Muriuki</cp:lastModifiedBy>
  <cp:revision>4</cp:revision>
  <dcterms:created xsi:type="dcterms:W3CDTF">2026-06-16T05:38:00Z</dcterms:created>
  <dcterms:modified xsi:type="dcterms:W3CDTF">2026-06-16T06:21:00Z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13CC8CAEFE0643C39883C817F942676C_13</vt:lpwstr>
  </property>
  <property fmtid="{D5CDD505-2E9C-101B-9397-08002B2CF9AE}" pid="3" name="KSOProductBuildVer">
    <vt:lpwstr>1033-12.1.0.26880</vt:lpwstr>
  </property>
</Properties>
</file>